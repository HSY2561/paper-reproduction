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72FA0">
      <w:pPr>
        <w:spacing w:line="480" w:lineRule="auto"/>
        <w:jc w:val="center"/>
        <w:rPr>
          <w:rFonts w:hint="eastAsia"/>
          <w:b/>
          <w:bCs/>
          <w:sz w:val="32"/>
        </w:rPr>
      </w:pPr>
      <w:ins w:id="0" w:author="Shuyi He" w:date="2026-06-09T19:09:57Z">
        <w:r>
          <w:rPr>
            <w:rFonts w:hint="eastAsia" w:eastAsia="宋体"/>
            <w:b/>
            <w:szCs w:val="24"/>
            <w:lang w:val="en-US" w:eastAsia="zh-CN"/>
          </w:rPr>
          <w:t xml:space="preserve">   </w:t>
        </w:r>
      </w:ins>
      <w:r>
        <w:rPr>
          <w:rFonts w:eastAsia="宋体"/>
          <w:b/>
          <w:szCs w:val="24"/>
          <w:lang w:eastAsia="zh-CN"/>
        </w:rPr>
        <w:fldChar w:fldCharType="begin"/>
      </w:r>
      <w:r>
        <w:rPr>
          <w:rFonts w:eastAsia="宋体"/>
          <w:b/>
          <w:szCs w:val="24"/>
          <w:lang w:eastAsia="zh-CN"/>
        </w:rPr>
        <w:instrText xml:space="preserve"> MACROBUTTON MTEditEquationSection2 </w:instrText>
      </w:r>
      <w:r>
        <w:rPr>
          <w:rStyle w:val="71"/>
          <w:rFonts w:hint="eastAsia"/>
          <w:sz w:val="24"/>
          <w:szCs w:val="24"/>
        </w:rPr>
        <w:instrText xml:space="preserve">公式章 1 节 1</w:instrText>
      </w:r>
      <w:r>
        <w:rPr>
          <w:rFonts w:eastAsia="宋体"/>
          <w:b/>
          <w:szCs w:val="24"/>
          <w:lang w:eastAsia="zh-CN"/>
        </w:rPr>
        <w:fldChar w:fldCharType="begin"/>
      </w:r>
      <w:r>
        <w:rPr>
          <w:rFonts w:eastAsia="宋体"/>
          <w:b/>
          <w:szCs w:val="24"/>
          <w:lang w:eastAsia="zh-CN"/>
        </w:rPr>
        <w:instrText xml:space="preserve"> </w:instrText>
      </w:r>
      <w:r>
        <w:rPr>
          <w:rFonts w:hint="eastAsia" w:eastAsia="宋体"/>
          <w:b/>
          <w:szCs w:val="24"/>
          <w:lang w:eastAsia="zh-CN"/>
        </w:rPr>
        <w:instrText xml:space="preserve">SEQ MTEqn \r \h \* MERGEFORMAT</w:instrText>
      </w:r>
      <w:r>
        <w:rPr>
          <w:rFonts w:eastAsia="宋体"/>
          <w:b/>
          <w:szCs w:val="24"/>
          <w:lang w:eastAsia="zh-CN"/>
        </w:rPr>
        <w:instrText xml:space="preserve"> </w:instrText>
      </w:r>
      <w:r>
        <w:rPr>
          <w:rFonts w:eastAsia="宋体"/>
          <w:b/>
          <w:szCs w:val="24"/>
          <w:lang w:eastAsia="zh-CN"/>
        </w:rPr>
        <w:fldChar w:fldCharType="end"/>
      </w:r>
      <w:r>
        <w:rPr>
          <w:rFonts w:eastAsia="宋体"/>
          <w:b/>
          <w:szCs w:val="24"/>
          <w:lang w:eastAsia="zh-CN"/>
        </w:rPr>
        <w:fldChar w:fldCharType="begin"/>
      </w:r>
      <w:r>
        <w:rPr>
          <w:rFonts w:eastAsia="宋体"/>
          <w:b/>
          <w:szCs w:val="24"/>
          <w:lang w:eastAsia="zh-CN"/>
        </w:rPr>
        <w:instrText xml:space="preserve"> SEQ MTSec \r 1 \h \* MERGEFORMAT </w:instrText>
      </w:r>
      <w:r>
        <w:rPr>
          <w:rFonts w:eastAsia="宋体"/>
          <w:b/>
          <w:szCs w:val="24"/>
          <w:lang w:eastAsia="zh-CN"/>
        </w:rPr>
        <w:fldChar w:fldCharType="end"/>
      </w:r>
      <w:r>
        <w:rPr>
          <w:rFonts w:eastAsia="宋体"/>
          <w:b/>
          <w:szCs w:val="24"/>
          <w:lang w:eastAsia="zh-CN"/>
        </w:rPr>
        <w:fldChar w:fldCharType="begin"/>
      </w:r>
      <w:r>
        <w:rPr>
          <w:rFonts w:eastAsia="宋体"/>
          <w:b/>
          <w:szCs w:val="24"/>
          <w:lang w:eastAsia="zh-CN"/>
        </w:rPr>
        <w:instrText xml:space="preserve"> SEQ MTChap \r 1 \h \* MERGEFORMAT </w:instrText>
      </w:r>
      <w:r>
        <w:rPr>
          <w:rFonts w:eastAsia="宋体"/>
          <w:b/>
          <w:szCs w:val="24"/>
          <w:lang w:eastAsia="zh-CN"/>
        </w:rPr>
        <w:fldChar w:fldCharType="end"/>
      </w:r>
      <w:r>
        <w:rPr>
          <w:rFonts w:eastAsia="宋体"/>
          <w:b/>
          <w:szCs w:val="24"/>
          <w:lang w:eastAsia="zh-CN"/>
        </w:rPr>
        <w:fldChar w:fldCharType="end"/>
      </w:r>
      <w:r>
        <w:rPr>
          <w:rFonts w:hint="eastAsia"/>
          <w:b/>
          <w:bCs/>
          <w:sz w:val="32"/>
        </w:rPr>
        <w:t>An Integrated Omnidirectional Mobile Inspection and Repair Robot for Fine Measurement of Road Cracks</w:t>
      </w:r>
    </w:p>
    <w:p w14:paraId="268BA681">
      <w:pPr>
        <w:spacing w:line="480" w:lineRule="exact"/>
        <w:jc w:val="center"/>
        <w:rPr>
          <w:rFonts w:eastAsia="宋体"/>
          <w:szCs w:val="24"/>
          <w:lang w:eastAsia="zh-CN"/>
        </w:rPr>
      </w:pPr>
      <w:r>
        <w:rPr>
          <w:rFonts w:eastAsia="宋体"/>
          <w:szCs w:val="24"/>
          <w:lang w:eastAsia="zh-CN"/>
        </w:rPr>
        <w:t>Shuyi He</w:t>
      </w:r>
      <w:r>
        <w:rPr>
          <w:rFonts w:eastAsia="宋体"/>
          <w:szCs w:val="24"/>
          <w:vertAlign w:val="superscript"/>
          <w:lang w:eastAsia="zh-CN"/>
        </w:rPr>
        <w:t>a,b</w:t>
      </w:r>
      <w:r>
        <w:rPr>
          <w:rFonts w:eastAsia="宋体"/>
          <w:szCs w:val="24"/>
          <w:lang w:eastAsia="zh-CN"/>
        </w:rPr>
        <w:t>,Zhenqin Huang</w:t>
      </w:r>
      <w:r>
        <w:rPr>
          <w:rFonts w:eastAsia="宋体"/>
          <w:szCs w:val="24"/>
          <w:vertAlign w:val="superscript"/>
          <w:lang w:eastAsia="zh-CN"/>
        </w:rPr>
        <w:t>a,b</w:t>
      </w:r>
      <w:r>
        <w:rPr>
          <w:rFonts w:eastAsia="宋体"/>
          <w:szCs w:val="24"/>
          <w:lang w:eastAsia="zh-CN"/>
        </w:rPr>
        <w:t>, Kang Gao</w:t>
      </w:r>
      <w:r>
        <w:rPr>
          <w:rFonts w:eastAsia="宋体"/>
          <w:szCs w:val="24"/>
          <w:vertAlign w:val="superscript"/>
          <w:lang w:eastAsia="zh-CN"/>
        </w:rPr>
        <w:t>a,b,c*</w:t>
      </w:r>
    </w:p>
    <w:p w14:paraId="567F61A7">
      <w:pPr>
        <w:overflowPunct w:val="0"/>
        <w:spacing w:line="480" w:lineRule="exact"/>
        <w:jc w:val="center"/>
        <w:rPr>
          <w:rFonts w:eastAsiaTheme="minorEastAsia"/>
        </w:rPr>
      </w:pPr>
      <w:r>
        <w:rPr>
          <w:vertAlign w:val="superscript"/>
          <w:lang w:bidi="ar"/>
        </w:rPr>
        <w:t>a</w:t>
      </w:r>
      <w:r>
        <w:rPr>
          <w:lang w:bidi="ar"/>
        </w:rPr>
        <w:t xml:space="preserve"> Key Laboratory of Concrete and Prestressed Concrete Structures of the Ministry of Education, School of Civil Engineering, Southeast University, Nanjing 211189, China</w:t>
      </w:r>
    </w:p>
    <w:p w14:paraId="6FD225BF">
      <w:pPr>
        <w:overflowPunct w:val="0"/>
        <w:spacing w:line="480" w:lineRule="exact"/>
        <w:jc w:val="center"/>
        <w:rPr>
          <w:lang w:bidi="ar"/>
        </w:rPr>
      </w:pPr>
      <w:r>
        <w:rPr>
          <w:vertAlign w:val="superscript"/>
          <w:lang w:bidi="ar"/>
        </w:rPr>
        <w:t xml:space="preserve">b </w:t>
      </w:r>
      <w:r>
        <w:rPr>
          <w:lang w:bidi="ar"/>
        </w:rPr>
        <w:t>National and Local Joint Engineering Research Center for Intelligent Construction and Maintenance, Southeast University, Nanjing 211189, China</w:t>
      </w:r>
    </w:p>
    <w:p w14:paraId="238F663B">
      <w:pPr>
        <w:overflowPunct w:val="0"/>
        <w:spacing w:line="480" w:lineRule="exact"/>
        <w:jc w:val="center"/>
        <w:rPr>
          <w:lang w:bidi="ar"/>
        </w:rPr>
      </w:pPr>
      <w:r>
        <w:rPr>
          <w:vertAlign w:val="superscript"/>
          <w:lang w:bidi="ar"/>
        </w:rPr>
        <w:t xml:space="preserve">c </w:t>
      </w:r>
      <w:r>
        <w:rPr>
          <w:lang w:bidi="ar"/>
        </w:rPr>
        <w:t>State Key Laboratory of Safety, Durability and Healthy Operation of Long Span Bridges</w:t>
      </w:r>
    </w:p>
    <w:p w14:paraId="77B72235">
      <w:pPr>
        <w:spacing w:line="360" w:lineRule="auto"/>
        <w:rPr>
          <w:rFonts w:eastAsia="宋体"/>
          <w:szCs w:val="24"/>
          <w:lang w:eastAsia="zh-CN"/>
        </w:rPr>
      </w:pPr>
      <w:r>
        <w:rPr>
          <w:rFonts w:eastAsia="宋体"/>
          <w:b/>
          <w:szCs w:val="24"/>
          <w:lang w:eastAsia="zh-CN"/>
        </w:rPr>
        <w:t>Abstract</w:t>
      </w:r>
      <w:r>
        <w:rPr>
          <w:rFonts w:eastAsia="宋体"/>
          <w:szCs w:val="24"/>
        </w:rPr>
        <w:t>:</w:t>
      </w:r>
    </w:p>
    <w:p w14:paraId="1D05ACF8">
      <w:pPr>
        <w:spacing w:line="360" w:lineRule="auto"/>
        <w:rPr>
          <w:rFonts w:eastAsia="宋体"/>
          <w:szCs w:val="24"/>
          <w:lang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134" w:header="851" w:footer="680" w:gutter="0"/>
          <w:lnNumType w:countBy="1" w:restart="continuous"/>
          <w:pgNumType w:start="1"/>
          <w:cols w:space="425" w:num="1"/>
          <w:docGrid w:type="lines" w:linePitch="360" w:charSpace="0"/>
        </w:sectPr>
      </w:pPr>
    </w:p>
    <w:p w14:paraId="3EC49316">
      <w:pPr>
        <w:pStyle w:val="2"/>
        <w:keepNext w:val="0"/>
        <w:topLinePunct/>
        <w:spacing w:before="0" w:after="0" w:line="480" w:lineRule="auto"/>
        <w:rPr>
          <w14:cntxtalts/>
        </w:rPr>
      </w:pPr>
      <w:bookmarkStart w:id="0" w:name="OLE_LINK13"/>
      <w:r>
        <w:rPr>
          <w14:cntxtalts/>
        </w:rPr>
        <w:t>Introduction</w:t>
      </w:r>
    </w:p>
    <w:bookmarkEnd w:id="0"/>
    <w:p w14:paraId="5121E160">
      <w:pPr>
        <w:pStyle w:val="4"/>
        <w:bidi w:val="0"/>
        <w:rPr>
          <w:rFonts w:hint="eastAsia"/>
          <w:lang w:eastAsia="zh-CN"/>
        </w:rPr>
      </w:pPr>
      <w:r>
        <w:rPr>
          <w:rFonts w:hint="eastAsia"/>
          <w:lang w:eastAsia="zh-CN"/>
        </w:rPr>
        <w:t>道路裂缝是路面早期病害的重要表现。传统人工巡检和人工灌缝修复存在效率低、主观性强、修复一致性差、对交通环境依赖高等问题。随着移动机器人、视觉分割和边缘计算发展，构建自动化道路裂缝巡检与局部修复系统具有工程价值。</w:t>
      </w:r>
    </w:p>
    <w:p w14:paraId="455C393C">
      <w:pPr>
        <w:pStyle w:val="4"/>
        <w:bidi w:val="0"/>
        <w:rPr>
          <w:rFonts w:hint="eastAsia"/>
          <w:lang w:val="en-US" w:eastAsia="zh-CN"/>
        </w:rPr>
      </w:pPr>
      <w:r>
        <w:rPr>
          <w:rFonts w:hint="eastAsia"/>
          <w:lang w:val="en-US" w:eastAsia="zh-CN"/>
        </w:rPr>
        <w:t>传统检测的缺陷：</w:t>
      </w:r>
    </w:p>
    <w:p w14:paraId="20BB1B1A">
      <w:pPr>
        <w:pStyle w:val="4"/>
        <w:bidi w:val="0"/>
        <w:rPr>
          <w:rFonts w:hint="eastAsia"/>
          <w:lang w:eastAsia="zh-CN"/>
        </w:rPr>
      </w:pPr>
      <w:r>
        <w:rPr>
          <w:rFonts w:hint="eastAsia"/>
          <w:lang w:eastAsia="zh-CN"/>
        </w:rPr>
        <w:t>检测与修复分离：许多研究只做裂缝检测或分割，缺少从视觉结果到修复执行轨迹的闭环。</w:t>
      </w:r>
    </w:p>
    <w:p w14:paraId="036EBCCF">
      <w:pPr>
        <w:pStyle w:val="4"/>
        <w:bidi w:val="0"/>
        <w:rPr>
          <w:rFonts w:hint="eastAsia"/>
          <w:lang w:eastAsia="zh-CN"/>
        </w:rPr>
      </w:pPr>
      <w:r>
        <w:rPr>
          <w:rFonts w:hint="eastAsia"/>
          <w:lang w:eastAsia="zh-CN"/>
        </w:rPr>
        <w:t>移动平台对准能力不足：差速或阿克曼底盘难以横移，面对细长裂缝、路边裂缝、局部修复点时，对准效率低。</w:t>
      </w:r>
    </w:p>
    <w:p w14:paraId="01BF2E1B">
      <w:pPr>
        <w:pStyle w:val="4"/>
        <w:bidi w:val="0"/>
        <w:rPr>
          <w:rFonts w:hint="eastAsia"/>
          <w:lang w:eastAsia="zh-CN"/>
        </w:rPr>
      </w:pPr>
      <w:r>
        <w:rPr>
          <w:rFonts w:hint="eastAsia"/>
          <w:lang w:eastAsia="zh-CN"/>
        </w:rPr>
        <w:t>修复控制较粗糙：传统方法多采用恒定喷嘴速度或简单按裂缝宽度调速，难以保证材料填充平整性，容易欠填或溢出。</w:t>
      </w:r>
    </w:p>
    <w:p w14:paraId="1F0A1451">
      <w:pPr>
        <w:pStyle w:val="2"/>
        <w:bidi w:val="0"/>
      </w:pPr>
      <w:r>
        <w:rPr>
          <w:lang w:eastAsia="zh-CN"/>
        </w:rPr>
        <w:t xml:space="preserve"> System Architecture</w:t>
      </w:r>
      <w:r>
        <w:rPr>
          <w:rFonts w:hint="eastAsia"/>
          <w:lang w:val="en-US" w:eastAsia="zh-CN"/>
        </w:rPr>
        <w:t xml:space="preserve"> of the IOMIR system</w:t>
      </w:r>
    </w:p>
    <w:p w14:paraId="5DB3059E">
      <w:pPr>
        <w:pStyle w:val="3"/>
        <w:bidi w:val="0"/>
        <w:rPr>
          <w:rFonts w:hint="eastAsia"/>
          <w:lang w:val="en-US" w:eastAsia="zh-CN"/>
        </w:rPr>
      </w:pPr>
      <w:r>
        <w:rPr>
          <w:rFonts w:hint="eastAsia"/>
        </w:rPr>
        <w:t>Overall workflow</w:t>
      </w:r>
    </w:p>
    <w:p w14:paraId="58BE3CA8">
      <w:pPr>
        <w:bidi w:val="0"/>
        <w:rPr>
          <w:rFonts w:hint="eastAsia"/>
        </w:rPr>
      </w:pPr>
      <w:r>
        <w:rPr>
          <w:rFonts w:hint="eastAsia"/>
        </w:rPr>
        <w:t>As illustrated in Fig. 1, the proposed integrated omnidirectional mobile inspection and repair (IOMIR) robot combines crack detection, cooperative positioning, fine-scale measurement, and localized repair within a unified framework. The overall workflow is organized into three main stages: preliminary crack inspection, cooperative robot positioning, and fine inspection with repair execution. This integrated architecture enables visual information to be converted into executable repair tasks through the coordinated operation of the perception, locomotion, and repair modules.</w:t>
      </w:r>
    </w:p>
    <w:p w14:paraId="340FBA65">
      <w:pPr>
        <w:bidi w:val="0"/>
        <w:rPr>
          <w:rFonts w:hint="eastAsia"/>
        </w:rPr>
      </w:pPr>
      <w:r>
        <w:rPr>
          <w:rFonts w:hint="eastAsia"/>
        </w:rPr>
        <w:t>During the preliminary inspection stage, the robot moves along the pavement surface while the wide-field camera continuously captures road images. The acquired images are processed by the crack segmentation network to identify potential crack regions and determine their approximate locations. Based on the detected crack positions and the robot kinematic model, the omnidirectional mobile platform adjusts its longitudinal and lateral positions, as well as its orientation, to align the target crack with the working area of the repair module. The omnidirectional motion capability allows the robot to perform positioning adjustments without unnecessary turning maneuvers.</w:t>
      </w:r>
    </w:p>
    <w:p w14:paraId="554801E7">
      <w:pPr>
        <w:bidi w:val="0"/>
        <w:rPr>
          <w:rFonts w:hint="eastAsia"/>
        </w:rPr>
      </w:pPr>
      <w:r>
        <w:rPr>
          <w:rFonts w:hint="eastAsia"/>
        </w:rPr>
        <w:t>Once the target crack is located within the effective working area, the robot proceeds to the fine inspection and repair stage. Close-range images are acquired and processed to refine the initial crack segmentation results, providing more detailed geometric information for subsequent repair planning. The refined crack mask is then used to extract the crack centerline and generate a corresponding repair trajectory. Finally, the repair module coordinates nozzle movement and material dispensing to perform localized crack filling along the planned path. The ground station provides task visualization and supervisory control throughout the operation.</w:t>
      </w:r>
    </w:p>
    <w:p w14:paraId="13F80791">
      <w:pPr>
        <w:bidi w:val="0"/>
        <w:rPr>
          <w:rFonts w:hint="eastAsia"/>
          <w:lang w:val="en-US" w:eastAsia="zh-CN"/>
        </w:rPr>
      </w:pPr>
      <w:r>
        <w:rPr>
          <w:rFonts w:hint="eastAsia"/>
        </w:rPr>
        <w:t>Through the coordination of large-range chassis positioning and small-range nozzle manipulation, the proposed workflow establishes a connection between visual crack inspection and physical repair execution, providing a systematic approach to automated pavement crack maintenance.</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33A6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8" w:type="dxa"/>
            <w:tcBorders>
              <w:top w:val="nil"/>
              <w:left w:val="nil"/>
              <w:bottom w:val="nil"/>
              <w:right w:val="nil"/>
            </w:tcBorders>
            <w:vAlign w:val="center"/>
          </w:tcPr>
          <w:p w14:paraId="6A9675CB">
            <w:pPr>
              <w:pStyle w:val="4"/>
              <w:bidi w:val="0"/>
              <w:jc w:val="center"/>
              <w:rPr>
                <w:rFonts w:hint="default"/>
                <w:lang w:val="en-US" w:eastAsia="zh-CN"/>
              </w:rPr>
            </w:pPr>
          </w:p>
          <w:p w14:paraId="7EA3EF1D">
            <w:pPr>
              <w:pStyle w:val="4"/>
              <w:bidi w:val="0"/>
              <w:ind w:left="0" w:leftChars="0" w:firstLine="0" w:firstLineChars="0"/>
              <w:jc w:val="center"/>
              <w:rPr>
                <w:rFonts w:hint="default"/>
                <w:lang w:val="en-US" w:eastAsia="zh-CN"/>
              </w:rPr>
            </w:pPr>
            <w:r>
              <w:rPr>
                <w:rFonts w:hint="default"/>
                <w:lang w:val="en-US" w:eastAsia="zh-CN"/>
              </w:rPr>
              <w:drawing>
                <wp:inline distT="0" distB="0" distL="114300" distR="114300">
                  <wp:extent cx="4606925" cy="2626995"/>
                  <wp:effectExtent l="0" t="0" r="3175" b="190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2"/>
                          <a:srcRect b="26807"/>
                          <a:stretch>
                            <a:fillRect/>
                          </a:stretch>
                        </pic:blipFill>
                        <pic:spPr>
                          <a:xfrm>
                            <a:off x="0" y="0"/>
                            <a:ext cx="4606925" cy="2626995"/>
                          </a:xfrm>
                          <a:prstGeom prst="rect">
                            <a:avLst/>
                          </a:prstGeom>
                        </pic:spPr>
                      </pic:pic>
                    </a:graphicData>
                  </a:graphic>
                </wp:inline>
              </w:drawing>
            </w:r>
          </w:p>
        </w:tc>
      </w:tr>
      <w:tr w14:paraId="121C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5960AF9E">
            <w:pPr>
              <w:pStyle w:val="12"/>
              <w:bidi w:val="0"/>
              <w:ind w:left="0" w:leftChars="0" w:firstLine="0" w:firstLineChars="0"/>
              <w:jc w:val="center"/>
            </w:pPr>
            <w:r>
              <w:t xml:space="preserve">Fig. </w:t>
            </w:r>
            <w:r>
              <w:fldChar w:fldCharType="begin"/>
            </w:r>
            <w:r>
              <w:instrText xml:space="preserve"> SEQ Fig. \* ARABIC </w:instrText>
            </w:r>
            <w:r>
              <w:fldChar w:fldCharType="separate"/>
            </w:r>
            <w:r>
              <w:t>1</w:t>
            </w:r>
            <w:r>
              <w:fldChar w:fldCharType="end"/>
            </w:r>
            <w:r>
              <w:t xml:space="preserve">Workflow of the </w:t>
            </w:r>
            <w:r>
              <w:rPr>
                <w:rFonts w:hint="eastAsia"/>
              </w:rPr>
              <w:t>IOMIR robot</w:t>
            </w:r>
            <w:r>
              <w:t>.</w:t>
            </w:r>
          </w:p>
        </w:tc>
      </w:tr>
    </w:tbl>
    <w:p w14:paraId="7671725C">
      <w:pPr>
        <w:pStyle w:val="3"/>
        <w:bidi w:val="0"/>
      </w:pPr>
      <w:bookmarkStart w:id="1" w:name="OLE_LINK9"/>
      <w:r>
        <w:t xml:space="preserve">Hardware System </w:t>
      </w:r>
      <w:r>
        <w:rPr>
          <w:rFonts w:hint="eastAsia"/>
          <w:lang w:eastAsia="zh-CN"/>
        </w:rPr>
        <w:t>C</w:t>
      </w:r>
      <w:r>
        <w:t>onfiguration</w:t>
      </w:r>
    </w:p>
    <w:p w14:paraId="3C96BA72">
      <w:pPr>
        <w:bidi w:val="0"/>
        <w:rPr>
          <w:rFonts w:hint="eastAsia"/>
        </w:rPr>
      </w:pPr>
      <w:r>
        <w:rPr>
          <w:rFonts w:hint="eastAsia"/>
        </w:rPr>
        <w:t>The IOMIR robot adopts a modular design to facilitate the integration and coordinated operation of its inspection and repair functions. As shown in Fig. 2, the robotic system consists of five main functional modules: the motion module, vision module, repair module, control module, and ground station. The main body of the robot is constructed using an open-frame chassis, with the vision and repair components arranged to support pavement inspection and localized crack filling. The side and front views in Fig. 2 illustrate the spatial arrangement of the major mechanical components.</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683EF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4BA7ABC1">
            <w:pPr>
              <w:pStyle w:val="4"/>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3393440" cy="4321175"/>
                  <wp:effectExtent l="0" t="0" r="16510" b="317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3"/>
                          <a:stretch>
                            <a:fillRect/>
                          </a:stretch>
                        </pic:blipFill>
                        <pic:spPr>
                          <a:xfrm>
                            <a:off x="0" y="0"/>
                            <a:ext cx="3393440" cy="4321175"/>
                          </a:xfrm>
                          <a:prstGeom prst="rect">
                            <a:avLst/>
                          </a:prstGeom>
                        </pic:spPr>
                      </pic:pic>
                    </a:graphicData>
                  </a:graphic>
                </wp:inline>
              </w:drawing>
            </w:r>
          </w:p>
        </w:tc>
      </w:tr>
      <w:tr w14:paraId="61466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4CED28E3">
            <w:pPr>
              <w:pStyle w:val="4"/>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eastAsia="MS Mincho"/>
                <w:sz w:val="24"/>
                <w:szCs w:val="24"/>
              </w:rPr>
            </w:pPr>
            <w:r>
              <w:t xml:space="preserve">Fig. </w:t>
            </w:r>
            <w:r>
              <w:fldChar w:fldCharType="begin"/>
            </w:r>
            <w:r>
              <w:instrText xml:space="preserve"> SEQ Fig. \* ARABIC </w:instrText>
            </w:r>
            <w:r>
              <w:fldChar w:fldCharType="separate"/>
            </w:r>
            <w:r>
              <w:t>2</w:t>
            </w:r>
            <w:r>
              <w:fldChar w:fldCharType="end"/>
            </w:r>
            <w:r>
              <w:rPr>
                <w:rFonts w:hint="eastAsia" w:eastAsia="MS Mincho"/>
                <w:sz w:val="24"/>
                <w:szCs w:val="24"/>
                <w:lang w:eastAsia="zh-CN"/>
              </w:rPr>
              <w:t>Components of the IOIR system</w:t>
            </w:r>
            <w:r>
              <w:rPr>
                <w:rFonts w:hint="eastAsia" w:eastAsia="MS Mincho"/>
                <w:sz w:val="24"/>
                <w:szCs w:val="24"/>
              </w:rPr>
              <w:t>.</w:t>
            </w:r>
          </w:p>
        </w:tc>
      </w:tr>
    </w:tbl>
    <w:p w14:paraId="201E9BD6">
      <w:pPr>
        <w:pStyle w:val="4"/>
        <w:bidi w:val="0"/>
        <w:rPr>
          <w:rFonts w:hint="eastAsia"/>
          <w:lang w:val="en-US" w:eastAsia="zh-CN"/>
        </w:rPr>
      </w:pPr>
      <w:r>
        <w:rPr>
          <w:rFonts w:hint="eastAsia"/>
          <w:lang w:val="en-US" w:eastAsia="zh-CN"/>
        </w:rPr>
        <w:t>The motion module consists of four independently driven omnidirectional wheels and their corresponding DC geared motors. Unlike conventional differential-drive platforms, the omnidirectional configuration enables longitudinal movement, lateral translation, and rotational adjustment, providing greater flexibility for aligning the robot with irregular crack geometries. This mobility is particularly important when the repair nozzle must be positioned over a specific crack region without repeatedly changing the orientation of the entire platform.</w:t>
      </w:r>
    </w:p>
    <w:p w14:paraId="3F672A7F">
      <w:pPr>
        <w:pStyle w:val="4"/>
        <w:bidi w:val="0"/>
        <w:rPr>
          <w:rFonts w:hint="eastAsia"/>
          <w:lang w:val="en-US" w:eastAsia="zh-CN"/>
        </w:rPr>
      </w:pPr>
      <w:r>
        <w:rPr>
          <w:rFonts w:hint="eastAsia"/>
          <w:lang w:val="en-US" w:eastAsia="zh-CN"/>
        </w:rPr>
        <w:t>The vision module integrates an Intel RealSense D435 camera and an industrial imaging unit equipped with an optical lens. These components support pavement image acquisition at different observation scales. The wide-field imaging unit provides visual information for preliminary crack identification and target localization, while the close-range imaging unit is intended to capture detailed crack features for refined segmentation and geometric measurement. The acquired visual information provides the basis for subsequent coordinate transformation and repair trajectory generation.</w:t>
      </w:r>
    </w:p>
    <w:p w14:paraId="770987DE">
      <w:pPr>
        <w:pStyle w:val="4"/>
        <w:bidi w:val="0"/>
        <w:rPr>
          <w:rFonts w:hint="eastAsia"/>
          <w:lang w:val="en-US" w:eastAsia="zh-CN"/>
        </w:rPr>
      </w:pPr>
      <w:r>
        <w:rPr>
          <w:rFonts w:hint="eastAsia"/>
          <w:lang w:val="en-US" w:eastAsia="zh-CN"/>
        </w:rPr>
        <w:t>The repair module comprises a peristaltic pump, a material storage jar, a dispensing needle, and a stepper-motor-driven positioning mechanism. The material storage jar supplies repair material to the dispensing system, while the peristaltic pump controls material delivery through the connecting tube and dispensing needle. The positioning mechanism enables local adjustment of the nozzle along the X-, Y-, and Z-axes, allowing the repair module to follow the planned crack trajectory within its working area. This configuration separates large-range robot movement from fine-scale nozzle positioning, improving the flexibility of localized repair operations.</w:t>
      </w:r>
    </w:p>
    <w:bookmarkEnd w:id="1"/>
    <w:p w14:paraId="34DCD213">
      <w:pPr>
        <w:bidi w:val="0"/>
        <w:jc w:val="center"/>
      </w:pPr>
      <w:bookmarkStart w:id="2" w:name="_Ref224313726"/>
      <w:r>
        <w:t xml:space="preserve">Table </w:t>
      </w:r>
      <w:r>
        <w:fldChar w:fldCharType="begin"/>
      </w:r>
      <w:r>
        <w:instrText xml:space="preserve"> SEQ Table \* ARABIC </w:instrText>
      </w:r>
      <w:r>
        <w:fldChar w:fldCharType="separate"/>
      </w:r>
      <w:r>
        <w:t>1</w:t>
      </w:r>
      <w:r>
        <w:fldChar w:fldCharType="end"/>
      </w:r>
      <w:r>
        <w:t xml:space="preserve">. </w:t>
      </w:r>
      <w:r>
        <w:rPr>
          <w:lang w:eastAsia="zh-CN"/>
        </w:rPr>
        <w:t>Main hardware components and specifications of the IO</w:t>
      </w:r>
      <w:r>
        <w:rPr>
          <w:rFonts w:hint="eastAsia"/>
          <w:lang w:val="en-US" w:eastAsia="zh-CN"/>
        </w:rPr>
        <w:t>M</w:t>
      </w:r>
      <w:r>
        <w:rPr>
          <w:lang w:eastAsia="zh-CN"/>
        </w:rPr>
        <w:t>IR robot</w:t>
      </w:r>
      <w:r>
        <w:t>.</w:t>
      </w:r>
      <w:bookmarkEnd w:id="2"/>
    </w:p>
    <w:tbl>
      <w:tblPr>
        <w:tblStyle w:val="2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8"/>
        <w:gridCol w:w="1958"/>
        <w:gridCol w:w="2445"/>
        <w:gridCol w:w="4377"/>
      </w:tblGrid>
      <w:tr w14:paraId="1108A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8" w:type="dxa"/>
            <w:tcBorders>
              <w:top w:val="single" w:color="auto" w:sz="12" w:space="0"/>
              <w:bottom w:val="single" w:color="auto" w:sz="12" w:space="0"/>
            </w:tcBorders>
            <w:vAlign w:val="center"/>
          </w:tcPr>
          <w:p w14:paraId="230FF1CE">
            <w:pPr>
              <w:pStyle w:val="4"/>
              <w:snapToGrid/>
              <w:spacing w:line="240" w:lineRule="auto"/>
              <w:ind w:left="0" w:leftChars="0" w:firstLine="0" w:firstLineChars="0"/>
              <w:jc w:val="center"/>
              <w:rPr>
                <w:rFonts w:eastAsiaTheme="minorEastAsia"/>
                <w:b/>
                <w:bCs/>
                <w:sz w:val="24"/>
                <w:szCs w:val="24"/>
                <w:lang w:eastAsia="zh-CN"/>
              </w:rPr>
            </w:pPr>
            <w:bookmarkStart w:id="3" w:name="_Hlk224308445"/>
            <w:r>
              <w:rPr>
                <w:rFonts w:eastAsiaTheme="minorEastAsia"/>
                <w:b/>
                <w:bCs/>
                <w:sz w:val="24"/>
                <w:szCs w:val="24"/>
                <w:lang w:eastAsia="zh-CN"/>
              </w:rPr>
              <w:t>No.</w:t>
            </w:r>
          </w:p>
        </w:tc>
        <w:tc>
          <w:tcPr>
            <w:tcW w:w="1958" w:type="dxa"/>
            <w:tcBorders>
              <w:top w:val="single" w:color="auto" w:sz="12" w:space="0"/>
              <w:bottom w:val="single" w:color="auto" w:sz="12" w:space="0"/>
            </w:tcBorders>
            <w:vAlign w:val="center"/>
          </w:tcPr>
          <w:p w14:paraId="35BC2BD3">
            <w:pPr>
              <w:pStyle w:val="4"/>
              <w:snapToGrid/>
              <w:spacing w:line="240" w:lineRule="auto"/>
              <w:ind w:left="0" w:leftChars="0" w:firstLine="0" w:firstLineChars="0"/>
              <w:jc w:val="center"/>
              <w:rPr>
                <w:rFonts w:eastAsiaTheme="minorEastAsia"/>
                <w:b/>
                <w:bCs/>
                <w:sz w:val="24"/>
                <w:szCs w:val="24"/>
                <w:lang w:eastAsia="zh-CN"/>
              </w:rPr>
            </w:pPr>
            <w:r>
              <w:rPr>
                <w:rFonts w:eastAsiaTheme="minorEastAsia"/>
                <w:b/>
                <w:bCs/>
                <w:sz w:val="24"/>
                <w:szCs w:val="24"/>
                <w:lang w:eastAsia="zh-CN"/>
              </w:rPr>
              <w:t>Component</w:t>
            </w:r>
          </w:p>
        </w:tc>
        <w:tc>
          <w:tcPr>
            <w:tcW w:w="2445" w:type="dxa"/>
            <w:tcBorders>
              <w:top w:val="single" w:color="auto" w:sz="12" w:space="0"/>
              <w:bottom w:val="single" w:color="auto" w:sz="12" w:space="0"/>
            </w:tcBorders>
            <w:vAlign w:val="center"/>
          </w:tcPr>
          <w:p w14:paraId="0EEA1C24">
            <w:pPr>
              <w:pStyle w:val="4"/>
              <w:snapToGrid/>
              <w:spacing w:line="240" w:lineRule="auto"/>
              <w:ind w:left="0" w:leftChars="0" w:firstLine="0" w:firstLineChars="0"/>
              <w:jc w:val="center"/>
              <w:rPr>
                <w:rFonts w:eastAsiaTheme="minorEastAsia"/>
                <w:b/>
                <w:bCs/>
                <w:sz w:val="24"/>
                <w:szCs w:val="24"/>
                <w:lang w:eastAsia="zh-CN"/>
              </w:rPr>
            </w:pPr>
            <w:r>
              <w:rPr>
                <w:rFonts w:eastAsiaTheme="minorEastAsia"/>
                <w:b/>
                <w:bCs/>
                <w:sz w:val="24"/>
                <w:szCs w:val="24"/>
                <w:lang w:eastAsia="zh-CN"/>
              </w:rPr>
              <w:t>Description</w:t>
            </w:r>
          </w:p>
        </w:tc>
        <w:tc>
          <w:tcPr>
            <w:tcW w:w="4377" w:type="dxa"/>
            <w:tcBorders>
              <w:top w:val="single" w:color="auto" w:sz="12" w:space="0"/>
              <w:bottom w:val="single" w:color="auto" w:sz="12" w:space="0"/>
            </w:tcBorders>
            <w:vAlign w:val="center"/>
          </w:tcPr>
          <w:p w14:paraId="4646466D">
            <w:pPr>
              <w:pStyle w:val="4"/>
              <w:snapToGrid/>
              <w:spacing w:line="240" w:lineRule="auto"/>
              <w:ind w:left="0" w:leftChars="0" w:firstLine="0" w:firstLineChars="0"/>
              <w:jc w:val="center"/>
              <w:rPr>
                <w:rFonts w:eastAsiaTheme="minorEastAsia"/>
                <w:b/>
                <w:bCs/>
                <w:sz w:val="24"/>
                <w:szCs w:val="24"/>
                <w:lang w:eastAsia="zh-CN"/>
              </w:rPr>
            </w:pPr>
            <w:r>
              <w:rPr>
                <w:rFonts w:eastAsiaTheme="minorEastAsia"/>
                <w:b/>
                <w:bCs/>
                <w:sz w:val="24"/>
                <w:szCs w:val="24"/>
                <w:lang w:eastAsia="zh-CN"/>
              </w:rPr>
              <w:t>Specifications</w:t>
            </w:r>
          </w:p>
        </w:tc>
      </w:tr>
      <w:tr w14:paraId="6B2FD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tcBorders>
              <w:top w:val="single" w:color="auto" w:sz="12" w:space="0"/>
            </w:tcBorders>
            <w:vAlign w:val="center"/>
          </w:tcPr>
          <w:p w14:paraId="146F8DA3">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1</w:t>
            </w:r>
          </w:p>
        </w:tc>
        <w:tc>
          <w:tcPr>
            <w:tcW w:w="1958" w:type="dxa"/>
            <w:tcBorders>
              <w:top w:val="single" w:color="auto" w:sz="12" w:space="0"/>
            </w:tcBorders>
            <w:vAlign w:val="center"/>
          </w:tcPr>
          <w:p w14:paraId="16995772">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Peristaltic pump</w:t>
            </w:r>
          </w:p>
        </w:tc>
        <w:tc>
          <w:tcPr>
            <w:tcW w:w="2445" w:type="dxa"/>
            <w:tcBorders>
              <w:top w:val="single" w:color="auto" w:sz="12" w:space="0"/>
            </w:tcBorders>
            <w:vAlign w:val="center"/>
          </w:tcPr>
          <w:p w14:paraId="13BC70DB">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Delivers repair material</w:t>
            </w:r>
          </w:p>
        </w:tc>
        <w:tc>
          <w:tcPr>
            <w:tcW w:w="4377" w:type="dxa"/>
            <w:tcBorders>
              <w:top w:val="single" w:color="auto" w:sz="12" w:space="0"/>
            </w:tcBorders>
            <w:vAlign w:val="center"/>
          </w:tcPr>
          <w:p w14:paraId="3F423D21">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BP600-DNUN40B, Rated voltage: 12 V, Flow rate: 500 mL/min, Power: 10 W</w:t>
            </w:r>
          </w:p>
        </w:tc>
      </w:tr>
      <w:tr w14:paraId="4E1BE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26638222">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2</w:t>
            </w:r>
          </w:p>
        </w:tc>
        <w:tc>
          <w:tcPr>
            <w:tcW w:w="1958" w:type="dxa"/>
            <w:vAlign w:val="center"/>
          </w:tcPr>
          <w:p w14:paraId="528422C0">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Storage jar</w:t>
            </w:r>
          </w:p>
        </w:tc>
        <w:tc>
          <w:tcPr>
            <w:tcW w:w="2445" w:type="dxa"/>
            <w:vAlign w:val="center"/>
          </w:tcPr>
          <w:p w14:paraId="3235F5C5">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Stores repair material</w:t>
            </w:r>
          </w:p>
        </w:tc>
        <w:tc>
          <w:tcPr>
            <w:tcW w:w="4377" w:type="dxa"/>
            <w:vAlign w:val="center"/>
          </w:tcPr>
          <w:p w14:paraId="5B224E1F">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Capacity: 500 mL</w:t>
            </w:r>
          </w:p>
        </w:tc>
      </w:tr>
      <w:tr w14:paraId="26C3C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1F7A1936">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3</w:t>
            </w:r>
          </w:p>
        </w:tc>
        <w:tc>
          <w:tcPr>
            <w:tcW w:w="1958" w:type="dxa"/>
            <w:vAlign w:val="center"/>
          </w:tcPr>
          <w:p w14:paraId="2A25EC28">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Glue needle</w:t>
            </w:r>
          </w:p>
        </w:tc>
        <w:tc>
          <w:tcPr>
            <w:tcW w:w="2445" w:type="dxa"/>
            <w:vAlign w:val="center"/>
          </w:tcPr>
          <w:p w14:paraId="0BE19593">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Extrudes repair material</w:t>
            </w:r>
          </w:p>
        </w:tc>
        <w:tc>
          <w:tcPr>
            <w:tcW w:w="4377" w:type="dxa"/>
            <w:vAlign w:val="center"/>
          </w:tcPr>
          <w:p w14:paraId="6833D01D">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Diameter: 1 mm, Length: 10 mm</w:t>
            </w:r>
          </w:p>
        </w:tc>
      </w:tr>
      <w:tr w14:paraId="07B57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40915CB3">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4</w:t>
            </w:r>
          </w:p>
        </w:tc>
        <w:tc>
          <w:tcPr>
            <w:tcW w:w="1958" w:type="dxa"/>
            <w:vAlign w:val="center"/>
          </w:tcPr>
          <w:p w14:paraId="239E1F2A">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Stepper motor</w:t>
            </w:r>
          </w:p>
        </w:tc>
        <w:tc>
          <w:tcPr>
            <w:tcW w:w="2445" w:type="dxa"/>
            <w:vAlign w:val="center"/>
          </w:tcPr>
          <w:p w14:paraId="041E4376">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Drives dispensing mechanism</w:t>
            </w:r>
          </w:p>
        </w:tc>
        <w:tc>
          <w:tcPr>
            <w:tcW w:w="4377" w:type="dxa"/>
            <w:vAlign w:val="center"/>
          </w:tcPr>
          <w:p w14:paraId="180EB7FF">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MS42C, Step angle: 1.8°, Rated current: 1.68 A, Holding torque: 3.6 kgf·cm, Max. speed: ≤3000 RPM</w:t>
            </w:r>
          </w:p>
        </w:tc>
      </w:tr>
      <w:tr w14:paraId="3F1FF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57EE98EF">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5</w:t>
            </w:r>
          </w:p>
        </w:tc>
        <w:tc>
          <w:tcPr>
            <w:tcW w:w="1958" w:type="dxa"/>
            <w:vAlign w:val="center"/>
          </w:tcPr>
          <w:p w14:paraId="776DF6AB">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Stepper motor control board</w:t>
            </w:r>
          </w:p>
        </w:tc>
        <w:tc>
          <w:tcPr>
            <w:tcW w:w="2445" w:type="dxa"/>
            <w:vAlign w:val="center"/>
          </w:tcPr>
          <w:p w14:paraId="509CE2E6">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Controls dispensing motion</w:t>
            </w:r>
          </w:p>
        </w:tc>
        <w:tc>
          <w:tcPr>
            <w:tcW w:w="4377" w:type="dxa"/>
            <w:vAlign w:val="center"/>
          </w:tcPr>
          <w:p w14:paraId="2DB9773C">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ESP32-S3-WROOM-1U-N4R2, Dual-core Xtensa LX7 processor, Max. clock frequency: 240 MHz, SRAM: 512 KB, PSRAM: 2 MB, Flash: 4 MB</w:t>
            </w:r>
          </w:p>
        </w:tc>
      </w:tr>
      <w:tr w14:paraId="08782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4983CAE6">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6</w:t>
            </w:r>
          </w:p>
        </w:tc>
        <w:tc>
          <w:tcPr>
            <w:tcW w:w="1958" w:type="dxa"/>
            <w:vAlign w:val="center"/>
          </w:tcPr>
          <w:p w14:paraId="600BBC9C">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Jetson Orin NX</w:t>
            </w:r>
          </w:p>
        </w:tc>
        <w:tc>
          <w:tcPr>
            <w:tcW w:w="2445" w:type="dxa"/>
            <w:vAlign w:val="center"/>
          </w:tcPr>
          <w:p w14:paraId="3D4F8B75">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Core processing unit</w:t>
            </w:r>
          </w:p>
        </w:tc>
        <w:tc>
          <w:tcPr>
            <w:tcW w:w="4377" w:type="dxa"/>
            <w:vAlign w:val="center"/>
          </w:tcPr>
          <w:p w14:paraId="2FA5D8BA">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NVIDIA Jetson Orin NX 16GB SUPER, Max. GPU frequency: 1173 MHz, Memory: 16 GB LPDDR5, Memory bandwidth: 102.4 GB/s, AI performance: 157 TOPS</w:t>
            </w:r>
          </w:p>
        </w:tc>
      </w:tr>
      <w:tr w14:paraId="02833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0576E18C">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7</w:t>
            </w:r>
          </w:p>
        </w:tc>
        <w:tc>
          <w:tcPr>
            <w:tcW w:w="1958" w:type="dxa"/>
            <w:vAlign w:val="center"/>
          </w:tcPr>
          <w:p w14:paraId="3CB75B00">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Motion control board</w:t>
            </w:r>
          </w:p>
        </w:tc>
        <w:tc>
          <w:tcPr>
            <w:tcW w:w="2445" w:type="dxa"/>
            <w:vAlign w:val="center"/>
          </w:tcPr>
          <w:p w14:paraId="612AF01B">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Controls locomotion motors</w:t>
            </w:r>
          </w:p>
        </w:tc>
        <w:tc>
          <w:tcPr>
            <w:tcW w:w="4377" w:type="dxa"/>
            <w:vAlign w:val="center"/>
          </w:tcPr>
          <w:p w14:paraId="474A253C">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STM32F103RCT6, ARM Cortex-M3 processor, Flash: 256 KB, SRAM: 48 KB, 51 GPIOs, Operating voltage: 2.0–3.6 V</w:t>
            </w:r>
          </w:p>
        </w:tc>
      </w:tr>
      <w:tr w14:paraId="08778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7F0B2377">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8</w:t>
            </w:r>
          </w:p>
        </w:tc>
        <w:tc>
          <w:tcPr>
            <w:tcW w:w="1958" w:type="dxa"/>
            <w:vAlign w:val="center"/>
          </w:tcPr>
          <w:p w14:paraId="695C8205">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Omnidirectional wheel</w:t>
            </w:r>
          </w:p>
        </w:tc>
        <w:tc>
          <w:tcPr>
            <w:tcW w:w="2445" w:type="dxa"/>
            <w:vAlign w:val="center"/>
          </w:tcPr>
          <w:p w14:paraId="1CF4D90D">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Enables omnidirectional locomotion</w:t>
            </w:r>
          </w:p>
        </w:tc>
        <w:tc>
          <w:tcPr>
            <w:tcW w:w="4377" w:type="dxa"/>
            <w:vAlign w:val="center"/>
          </w:tcPr>
          <w:p w14:paraId="78379C63">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Diameter: 127 mm</w:t>
            </w:r>
          </w:p>
        </w:tc>
      </w:tr>
      <w:tr w14:paraId="265FD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6D3F2C8E">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9</w:t>
            </w:r>
          </w:p>
        </w:tc>
        <w:tc>
          <w:tcPr>
            <w:tcW w:w="1958" w:type="dxa"/>
            <w:vAlign w:val="center"/>
          </w:tcPr>
          <w:p w14:paraId="2B9D254B">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DC geared motor</w:t>
            </w:r>
          </w:p>
        </w:tc>
        <w:tc>
          <w:tcPr>
            <w:tcW w:w="2445" w:type="dxa"/>
            <w:vAlign w:val="center"/>
          </w:tcPr>
          <w:p w14:paraId="46AC82B1">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Drives locomotion system</w:t>
            </w:r>
          </w:p>
        </w:tc>
        <w:tc>
          <w:tcPr>
            <w:tcW w:w="4377" w:type="dxa"/>
            <w:vAlign w:val="center"/>
          </w:tcPr>
          <w:p w14:paraId="631E8EF9">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GA36Y-3530-12100-EN, Rated voltage: 12 V, Reduction ratio: 100:1, No-load speed: 100 RPM, Rated-load speed: 72 RPM, Rated torque: 7.3 kgf·cm, Power: 5 W</w:t>
            </w:r>
          </w:p>
        </w:tc>
      </w:tr>
      <w:tr w14:paraId="38A21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332510FB">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10</w:t>
            </w:r>
          </w:p>
        </w:tc>
        <w:tc>
          <w:tcPr>
            <w:tcW w:w="1958" w:type="dxa"/>
            <w:vAlign w:val="center"/>
          </w:tcPr>
          <w:p w14:paraId="30093F15">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Industrial camera</w:t>
            </w:r>
          </w:p>
        </w:tc>
        <w:tc>
          <w:tcPr>
            <w:tcW w:w="2445" w:type="dxa"/>
            <w:vAlign w:val="center"/>
          </w:tcPr>
          <w:p w14:paraId="6DC5E790">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Image acquisition</w:t>
            </w:r>
          </w:p>
        </w:tc>
        <w:tc>
          <w:tcPr>
            <w:tcW w:w="4377" w:type="dxa"/>
            <w:vAlign w:val="center"/>
          </w:tcPr>
          <w:p w14:paraId="5C515E78">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HIKROBOT MV-CU120-10GM, Resolution: 4024 × 3036, Sensor: CMOS, Pixel size: 1.85 μm × 1.85 μm</w:t>
            </w:r>
          </w:p>
        </w:tc>
      </w:tr>
      <w:tr w14:paraId="2F88B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2382C21A">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11</w:t>
            </w:r>
          </w:p>
        </w:tc>
        <w:tc>
          <w:tcPr>
            <w:tcW w:w="1958" w:type="dxa"/>
            <w:vAlign w:val="center"/>
          </w:tcPr>
          <w:p w14:paraId="6A5D153E">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Prime lens</w:t>
            </w:r>
          </w:p>
        </w:tc>
        <w:tc>
          <w:tcPr>
            <w:tcW w:w="2445" w:type="dxa"/>
            <w:vAlign w:val="center"/>
          </w:tcPr>
          <w:p w14:paraId="1004D566">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Optical focusing</w:t>
            </w:r>
          </w:p>
        </w:tc>
        <w:tc>
          <w:tcPr>
            <w:tcW w:w="4377" w:type="dxa"/>
            <w:vAlign w:val="center"/>
          </w:tcPr>
          <w:p w14:paraId="247B76C9">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HIKROBOT 12 MP low-distortion lens, Focal length: 8 mm, Max. aperture: f/1.8</w:t>
            </w:r>
          </w:p>
        </w:tc>
      </w:tr>
      <w:tr w14:paraId="0C320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vAlign w:val="center"/>
          </w:tcPr>
          <w:p w14:paraId="56E97E9E">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12</w:t>
            </w:r>
          </w:p>
        </w:tc>
        <w:tc>
          <w:tcPr>
            <w:tcW w:w="1958" w:type="dxa"/>
            <w:vAlign w:val="center"/>
          </w:tcPr>
          <w:p w14:paraId="27A2FC34">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Computer</w:t>
            </w:r>
          </w:p>
        </w:tc>
        <w:tc>
          <w:tcPr>
            <w:tcW w:w="2445" w:type="dxa"/>
            <w:vAlign w:val="center"/>
          </w:tcPr>
          <w:p w14:paraId="5C8C0D6E">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System monitoring and task management</w:t>
            </w:r>
          </w:p>
        </w:tc>
        <w:tc>
          <w:tcPr>
            <w:tcW w:w="4377" w:type="dxa"/>
            <w:vAlign w:val="center"/>
          </w:tcPr>
          <w:p w14:paraId="03D64DDC">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Laptop/PC</w:t>
            </w:r>
          </w:p>
        </w:tc>
      </w:tr>
      <w:tr w14:paraId="3D454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8" w:type="dxa"/>
            <w:tcBorders>
              <w:bottom w:val="single" w:color="auto" w:sz="12" w:space="0"/>
            </w:tcBorders>
            <w:vAlign w:val="center"/>
          </w:tcPr>
          <w:p w14:paraId="55AF3FCB">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13</w:t>
            </w:r>
          </w:p>
        </w:tc>
        <w:tc>
          <w:tcPr>
            <w:tcW w:w="1958" w:type="dxa"/>
            <w:tcBorders>
              <w:bottom w:val="single" w:color="auto" w:sz="12" w:space="0"/>
            </w:tcBorders>
            <w:vAlign w:val="center"/>
          </w:tcPr>
          <w:p w14:paraId="16856F91">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Remote controller</w:t>
            </w:r>
          </w:p>
        </w:tc>
        <w:tc>
          <w:tcPr>
            <w:tcW w:w="2445" w:type="dxa"/>
            <w:tcBorders>
              <w:bottom w:val="single" w:color="auto" w:sz="12" w:space="0"/>
            </w:tcBorders>
            <w:vAlign w:val="center"/>
          </w:tcPr>
          <w:p w14:paraId="45342F3E">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Manual operation and remote monitoring</w:t>
            </w:r>
          </w:p>
        </w:tc>
        <w:tc>
          <w:tcPr>
            <w:tcW w:w="4377" w:type="dxa"/>
            <w:tcBorders>
              <w:bottom w:val="single" w:color="auto" w:sz="12" w:space="0"/>
            </w:tcBorders>
            <w:vAlign w:val="center"/>
          </w:tcPr>
          <w:p w14:paraId="23B12837">
            <w:pPr>
              <w:pStyle w:val="4"/>
              <w:snapToGrid/>
              <w:spacing w:line="240" w:lineRule="auto"/>
              <w:ind w:left="0" w:leftChars="0" w:firstLine="0" w:firstLineChars="0"/>
              <w:jc w:val="center"/>
              <w:rPr>
                <w:rFonts w:eastAsiaTheme="minorEastAsia"/>
                <w:sz w:val="21"/>
                <w:szCs w:val="21"/>
                <w:lang w:eastAsia="zh-CN"/>
              </w:rPr>
            </w:pPr>
            <w:r>
              <w:rPr>
                <w:rFonts w:eastAsiaTheme="minorEastAsia"/>
                <w:sz w:val="21"/>
                <w:szCs w:val="21"/>
                <w:lang w:eastAsia="zh-CN"/>
              </w:rPr>
              <w:t>5.5-inch 1080P touch display, Android 9.0, RAM: 2 GB, Storage: 16 GB, Max. communication distance: 15 km, Battery: 10200 mAh</w:t>
            </w:r>
          </w:p>
        </w:tc>
      </w:tr>
      <w:bookmarkEnd w:id="3"/>
    </w:tbl>
    <w:p w14:paraId="38A42C31">
      <w:pPr>
        <w:pStyle w:val="4"/>
        <w:bidi w:val="0"/>
        <w:rPr>
          <w:rFonts w:hint="eastAsia"/>
          <w:lang w:val="en-US" w:eastAsia="zh-CN"/>
        </w:rPr>
      </w:pPr>
      <w:r>
        <w:rPr>
          <w:rFonts w:hint="eastAsia"/>
          <w:lang w:val="en-US" w:eastAsia="zh-CN"/>
        </w:rPr>
        <w:t>To coordinate the individual subsystems, a hierarchical control architecture is employed. The NVIDIA Jetson Orin NX serves as the high-level computing unit responsible for image processing, crack perception, task planning, and command generation. It communicates with the motion control board and motor control board, which execute the low-level commands for chassis locomotion and repair-module actuation, respectively. The ground station consists of a computer and a wireless controller, providing an interface for task monitoring, command transmission, and manual intervention when required.</w:t>
      </w:r>
    </w:p>
    <w:p w14:paraId="05AC8C46">
      <w:pPr>
        <w:pStyle w:val="4"/>
        <w:bidi w:val="0"/>
        <w:rPr>
          <w:rFonts w:hint="default"/>
          <w:lang w:val="en-US" w:eastAsia="zh-CN"/>
        </w:rPr>
      </w:pPr>
      <w:r>
        <w:rPr>
          <w:rFonts w:hint="eastAsia"/>
          <w:lang w:val="en-US" w:eastAsia="zh-CN"/>
        </w:rPr>
        <w:t>The modular hardware configuration enables the motion, vision, and repair functions to operate within a coordinated robotic platform. The main hardware components and their specifications are summarized in Table 1, while the overall specifications of the IOMIR robot are presented in Table 2.</w:t>
      </w:r>
    </w:p>
    <w:p w14:paraId="5B7BD057">
      <w:pPr>
        <w:bidi w:val="0"/>
        <w:jc w:val="center"/>
        <w:rPr>
          <w:lang w:eastAsia="zh-CN"/>
        </w:rPr>
      </w:pPr>
      <w:bookmarkStart w:id="4" w:name="_Ref224483155"/>
      <w:bookmarkStart w:id="5" w:name="_Hlk224894065"/>
      <w:r>
        <w:t xml:space="preserve">Table </w:t>
      </w:r>
      <w:r>
        <w:fldChar w:fldCharType="begin"/>
      </w:r>
      <w:r>
        <w:instrText xml:space="preserve"> SEQ Table \* ARABIC </w:instrText>
      </w:r>
      <w:r>
        <w:fldChar w:fldCharType="separate"/>
      </w:r>
      <w:r>
        <w:t>2</w:t>
      </w:r>
      <w:r>
        <w:fldChar w:fldCharType="end"/>
      </w:r>
      <w:bookmarkEnd w:id="4"/>
      <w:r>
        <w:t xml:space="preserve"> </w:t>
      </w:r>
      <w:r>
        <w:rPr>
          <w:lang w:eastAsia="zh-CN"/>
        </w:rPr>
        <w:t>Summary of the main specifications of the IOIR robot</w:t>
      </w:r>
      <w:r>
        <w:t>.</w:t>
      </w:r>
    </w:p>
    <w:tbl>
      <w:tblPr>
        <w:tblStyle w:val="2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76"/>
        <w:gridCol w:w="3662"/>
      </w:tblGrid>
      <w:tr w14:paraId="51C98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pct"/>
            <w:tcBorders>
              <w:top w:val="single" w:color="auto" w:sz="12" w:space="0"/>
              <w:bottom w:val="single" w:color="auto" w:sz="12" w:space="0"/>
            </w:tcBorders>
            <w:vAlign w:val="center"/>
          </w:tcPr>
          <w:p w14:paraId="54E11B9C">
            <w:pPr>
              <w:pStyle w:val="4"/>
              <w:snapToGrid/>
              <w:spacing w:line="240" w:lineRule="auto"/>
              <w:ind w:firstLine="0"/>
              <w:jc w:val="center"/>
              <w:rPr>
                <w:rFonts w:eastAsiaTheme="minorEastAsia"/>
                <w:sz w:val="24"/>
                <w:szCs w:val="24"/>
                <w:lang w:eastAsia="zh-CN"/>
              </w:rPr>
            </w:pPr>
            <w:r>
              <w:rPr>
                <w:rFonts w:hint="eastAsia" w:eastAsiaTheme="minorEastAsia"/>
                <w:sz w:val="24"/>
                <w:szCs w:val="24"/>
                <w:lang w:eastAsia="zh-CN"/>
              </w:rPr>
              <w:t>Description</w:t>
            </w:r>
          </w:p>
        </w:tc>
        <w:tc>
          <w:tcPr>
            <w:tcW w:w="1900" w:type="pct"/>
            <w:tcBorders>
              <w:top w:val="single" w:color="auto" w:sz="12" w:space="0"/>
              <w:bottom w:val="single" w:color="auto" w:sz="12" w:space="0"/>
            </w:tcBorders>
          </w:tcPr>
          <w:p w14:paraId="5AED0444">
            <w:pPr>
              <w:pStyle w:val="4"/>
              <w:snapToGrid/>
              <w:spacing w:line="240" w:lineRule="auto"/>
              <w:ind w:firstLine="0"/>
              <w:jc w:val="center"/>
              <w:rPr>
                <w:rFonts w:eastAsiaTheme="minorEastAsia"/>
                <w:sz w:val="24"/>
                <w:szCs w:val="24"/>
                <w:lang w:eastAsia="zh-CN"/>
              </w:rPr>
            </w:pPr>
            <w:r>
              <w:rPr>
                <w:rFonts w:hint="eastAsia" w:eastAsiaTheme="minorEastAsia"/>
                <w:sz w:val="24"/>
                <w:szCs w:val="24"/>
                <w:lang w:eastAsia="zh-CN"/>
              </w:rPr>
              <w:t>Specifications</w:t>
            </w:r>
          </w:p>
        </w:tc>
      </w:tr>
      <w:tr w14:paraId="5215D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pct"/>
            <w:tcBorders>
              <w:top w:val="single" w:color="auto" w:sz="12" w:space="0"/>
            </w:tcBorders>
          </w:tcPr>
          <w:p w14:paraId="2491E3D2">
            <w:pPr>
              <w:pStyle w:val="4"/>
              <w:snapToGrid/>
              <w:spacing w:line="240" w:lineRule="auto"/>
              <w:ind w:firstLine="0"/>
              <w:jc w:val="center"/>
              <w:rPr>
                <w:rFonts w:eastAsiaTheme="minorEastAsia"/>
                <w:sz w:val="21"/>
                <w:szCs w:val="21"/>
                <w:lang w:eastAsia="zh-CN"/>
              </w:rPr>
            </w:pPr>
            <w:r>
              <w:rPr>
                <w:rFonts w:eastAsiaTheme="minorEastAsia"/>
                <w:sz w:val="21"/>
                <w:szCs w:val="21"/>
                <w:lang w:eastAsia="zh-CN"/>
              </w:rPr>
              <w:t>Over dimensions</w:t>
            </w:r>
          </w:p>
        </w:tc>
        <w:tc>
          <w:tcPr>
            <w:tcW w:w="1900" w:type="pct"/>
            <w:tcBorders>
              <w:top w:val="single" w:color="auto" w:sz="12" w:space="0"/>
            </w:tcBorders>
          </w:tcPr>
          <w:p w14:paraId="0BDDABD6">
            <w:pPr>
              <w:pStyle w:val="4"/>
              <w:snapToGrid/>
              <w:spacing w:line="240" w:lineRule="auto"/>
              <w:ind w:firstLine="0"/>
              <w:jc w:val="center"/>
              <w:rPr>
                <w:rFonts w:hint="default" w:eastAsia="宋体"/>
                <w:sz w:val="21"/>
                <w:szCs w:val="21"/>
                <w:lang w:val="en-US" w:eastAsia="zh-CN"/>
              </w:rPr>
            </w:pPr>
            <w:r>
              <w:rPr>
                <w:rFonts w:hint="eastAsia"/>
                <w:sz w:val="21"/>
                <w:szCs w:val="21"/>
                <w:lang w:val="en-US" w:eastAsia="zh-CN"/>
              </w:rPr>
              <w:t>5</w:t>
            </w:r>
          </w:p>
        </w:tc>
      </w:tr>
      <w:tr w14:paraId="555A0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pct"/>
          </w:tcPr>
          <w:p w14:paraId="3948D85D">
            <w:pPr>
              <w:pStyle w:val="4"/>
              <w:snapToGrid/>
              <w:spacing w:line="240" w:lineRule="auto"/>
              <w:ind w:firstLine="0"/>
              <w:jc w:val="center"/>
              <w:rPr>
                <w:rFonts w:eastAsiaTheme="minorEastAsia"/>
                <w:sz w:val="21"/>
                <w:szCs w:val="21"/>
                <w:lang w:eastAsia="zh-CN"/>
              </w:rPr>
            </w:pPr>
            <w:r>
              <w:rPr>
                <w:rFonts w:eastAsiaTheme="minorEastAsia"/>
                <w:sz w:val="21"/>
                <w:szCs w:val="21"/>
                <w:lang w:eastAsia="zh-CN"/>
              </w:rPr>
              <w:t>Total weight</w:t>
            </w:r>
          </w:p>
        </w:tc>
        <w:tc>
          <w:tcPr>
            <w:tcW w:w="1900" w:type="pct"/>
          </w:tcPr>
          <w:p w14:paraId="3AA13423">
            <w:pPr>
              <w:pStyle w:val="4"/>
              <w:snapToGrid/>
              <w:spacing w:line="240" w:lineRule="auto"/>
              <w:ind w:firstLine="0"/>
              <w:jc w:val="center"/>
              <w:rPr>
                <w:rFonts w:hint="default" w:eastAsia="宋体"/>
                <w:sz w:val="21"/>
                <w:szCs w:val="21"/>
                <w:lang w:val="en-US" w:eastAsia="zh-CN"/>
              </w:rPr>
            </w:pPr>
            <w:r>
              <w:rPr>
                <w:rFonts w:hint="eastAsia"/>
                <w:sz w:val="21"/>
                <w:szCs w:val="21"/>
                <w:lang w:val="en-US" w:eastAsia="zh-CN"/>
              </w:rPr>
              <w:t>5kg</w:t>
            </w:r>
          </w:p>
        </w:tc>
      </w:tr>
      <w:tr w14:paraId="786D5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pct"/>
          </w:tcPr>
          <w:p w14:paraId="3A4AD3E7">
            <w:pPr>
              <w:pStyle w:val="4"/>
              <w:snapToGrid/>
              <w:spacing w:line="240" w:lineRule="auto"/>
              <w:ind w:firstLine="0"/>
              <w:jc w:val="center"/>
              <w:rPr>
                <w:rFonts w:eastAsiaTheme="minorEastAsia"/>
                <w:sz w:val="21"/>
                <w:szCs w:val="21"/>
                <w:lang w:eastAsia="zh-CN"/>
              </w:rPr>
            </w:pPr>
            <w:r>
              <w:rPr>
                <w:rFonts w:eastAsiaTheme="minorEastAsia"/>
                <w:sz w:val="21"/>
                <w:szCs w:val="21"/>
                <w:lang w:eastAsia="zh-CN"/>
              </w:rPr>
              <w:t>Nominal speed</w:t>
            </w:r>
          </w:p>
        </w:tc>
        <w:tc>
          <w:tcPr>
            <w:tcW w:w="1900" w:type="pct"/>
          </w:tcPr>
          <w:p w14:paraId="63B02AF8">
            <w:pPr>
              <w:pStyle w:val="4"/>
              <w:snapToGrid/>
              <w:spacing w:line="240" w:lineRule="auto"/>
              <w:ind w:firstLine="0"/>
              <w:jc w:val="center"/>
              <w:rPr>
                <w:rFonts w:hint="default" w:eastAsia="宋体"/>
                <w:sz w:val="21"/>
                <w:szCs w:val="21"/>
                <w:lang w:val="en-US" w:eastAsia="zh-CN"/>
              </w:rPr>
            </w:pPr>
            <w:r>
              <w:rPr>
                <w:rFonts w:hint="eastAsia"/>
                <w:sz w:val="21"/>
                <w:szCs w:val="21"/>
                <w:lang w:val="en-US" w:eastAsia="zh-CN"/>
              </w:rPr>
              <w:t>10</w:t>
            </w:r>
          </w:p>
        </w:tc>
      </w:tr>
      <w:tr w14:paraId="7209C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pct"/>
          </w:tcPr>
          <w:p w14:paraId="01269A3B">
            <w:pPr>
              <w:pStyle w:val="4"/>
              <w:snapToGrid/>
              <w:spacing w:line="240" w:lineRule="auto"/>
              <w:ind w:firstLine="0"/>
              <w:jc w:val="center"/>
              <w:rPr>
                <w:rFonts w:eastAsiaTheme="minorEastAsia"/>
                <w:sz w:val="21"/>
                <w:szCs w:val="21"/>
                <w:lang w:eastAsia="zh-CN"/>
              </w:rPr>
            </w:pPr>
            <w:r>
              <w:rPr>
                <w:rFonts w:eastAsiaTheme="minorEastAsia"/>
                <w:sz w:val="21"/>
                <w:szCs w:val="21"/>
                <w:lang w:eastAsia="zh-CN"/>
              </w:rPr>
              <w:t>Payload capacity</w:t>
            </w:r>
          </w:p>
        </w:tc>
        <w:tc>
          <w:tcPr>
            <w:tcW w:w="1900" w:type="pct"/>
          </w:tcPr>
          <w:p w14:paraId="40F78082">
            <w:pPr>
              <w:pStyle w:val="4"/>
              <w:snapToGrid/>
              <w:spacing w:line="240" w:lineRule="auto"/>
              <w:ind w:firstLine="0"/>
              <w:jc w:val="center"/>
              <w:rPr>
                <w:rFonts w:hint="default" w:eastAsiaTheme="minorEastAsia"/>
                <w:sz w:val="21"/>
                <w:szCs w:val="21"/>
                <w:lang w:val="en-US" w:eastAsia="zh-CN"/>
              </w:rPr>
            </w:pPr>
            <w:r>
              <w:rPr>
                <w:rFonts w:hint="eastAsia" w:eastAsiaTheme="minorEastAsia"/>
                <w:sz w:val="21"/>
                <w:szCs w:val="21"/>
                <w:lang w:val="en-US" w:eastAsia="zh-CN"/>
              </w:rPr>
              <w:t>5</w:t>
            </w:r>
            <w:r>
              <w:rPr>
                <w:rFonts w:hint="eastAsia"/>
                <w:sz w:val="21"/>
                <w:szCs w:val="21"/>
                <w:lang w:val="en-US" w:eastAsia="zh-CN"/>
              </w:rPr>
              <w:t>kg</w:t>
            </w:r>
          </w:p>
        </w:tc>
      </w:tr>
      <w:tr w14:paraId="661BD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00" w:type="pct"/>
            <w:tcBorders>
              <w:bottom w:val="single" w:color="auto" w:sz="12" w:space="0"/>
            </w:tcBorders>
          </w:tcPr>
          <w:p w14:paraId="64CA4F5E">
            <w:pPr>
              <w:pStyle w:val="4"/>
              <w:snapToGrid/>
              <w:spacing w:line="240" w:lineRule="auto"/>
              <w:ind w:firstLine="0"/>
              <w:jc w:val="center"/>
              <w:rPr>
                <w:sz w:val="21"/>
                <w:szCs w:val="21"/>
              </w:rPr>
            </w:pPr>
            <w:r>
              <w:rPr>
                <w:sz w:val="21"/>
                <w:szCs w:val="21"/>
              </w:rPr>
              <w:t>Power supply</w:t>
            </w:r>
          </w:p>
        </w:tc>
        <w:tc>
          <w:tcPr>
            <w:tcW w:w="1900" w:type="pct"/>
            <w:tcBorders>
              <w:bottom w:val="single" w:color="auto" w:sz="12" w:space="0"/>
            </w:tcBorders>
          </w:tcPr>
          <w:p w14:paraId="4053B38C">
            <w:pPr>
              <w:pStyle w:val="4"/>
              <w:snapToGrid/>
              <w:spacing w:line="240" w:lineRule="auto"/>
              <w:ind w:firstLine="0"/>
              <w:jc w:val="center"/>
              <w:rPr>
                <w:rFonts w:hint="default" w:eastAsia="宋体"/>
                <w:sz w:val="21"/>
                <w:szCs w:val="21"/>
                <w:lang w:val="en-US" w:eastAsia="zh-CN"/>
              </w:rPr>
            </w:pPr>
            <w:r>
              <w:rPr>
                <w:rFonts w:hint="eastAsia"/>
                <w:sz w:val="21"/>
                <w:szCs w:val="21"/>
                <w:lang w:val="en-US" w:eastAsia="zh-CN"/>
              </w:rPr>
              <w:t>12V</w:t>
            </w:r>
          </w:p>
        </w:tc>
      </w:tr>
      <w:bookmarkEnd w:id="5"/>
    </w:tbl>
    <w:p w14:paraId="188B8E32">
      <w:pPr>
        <w:pStyle w:val="3"/>
        <w:bidi w:val="0"/>
        <w:rPr>
          <w:rFonts w:hint="default"/>
          <w:lang w:val="en-US" w:eastAsia="zh-CN"/>
        </w:rPr>
      </w:pPr>
      <w:r>
        <w:rPr>
          <w:rFonts w:hint="eastAsia"/>
          <w:lang w:val="en-US" w:eastAsia="zh-CN"/>
        </w:rPr>
        <w:t>Robot Kinematic Models</w:t>
      </w:r>
      <w:ins w:id="1" w:author="Shuyi He" w:date="2026-05-27T18:39:16Z">
        <w:r>
          <w:rPr>
            <w:rFonts w:hint="eastAsia"/>
            <w:lang w:val="en-US" w:eastAsia="zh-CN"/>
          </w:rPr>
          <w:t xml:space="preserve"> </w:t>
        </w:r>
      </w:ins>
    </w:p>
    <w:p w14:paraId="05905FC4">
      <w:pPr>
        <w:bidi w:val="0"/>
      </w:pPr>
      <w:r>
        <w:t xml:space="preserve">Fig. shows the bottom view of the crack-filling robot. The robot is equipped with four independently driving omnidirectional wheels, and therefore, it can move in any direction with free rotation. Fig. 8(b) illustrates the driving mechanism for the filling nozzle, denoted as </w:t>
      </w:r>
      <m:oMath>
        <m:sSub>
          <m:sSubPr/>
          <m:e>
            <m:r>
              <m:rPr>
                <m:sty m:val="p"/>
              </m:rPr>
              <w:rPr>
                <w:rFonts w:ascii="Times New Roman" w:hAnsi="Times New Roman"/>
              </w:rPr>
              <m:t>N</m:t>
            </m:r>
          </m:e>
          <m:sub>
            <m:r>
              <m:rPr>
                <m:sty m:val="p"/>
              </m:rPr>
              <w:rPr>
                <w:rFonts w:ascii="Times New Roman" w:hAnsi="Times New Roman"/>
              </w:rPr>
              <m:t>z</m:t>
            </m:r>
          </m:sub>
        </m:sSub>
      </m:oMath>
      <w:r>
        <w:t xml:space="preserve">. Two frames are used in robot modeling: a global frame </w:t>
      </w:r>
      <m:oMath>
        <m:r>
          <m:rPr>
            <m:sty m:val="p"/>
          </m:rPr>
          <w:rPr>
            <w:rFonts w:ascii="Times New Roman" w:hAnsi="Times New Roman"/>
          </w:rPr>
          <m:t>N(x,y)</m:t>
        </m:r>
      </m:oMath>
      <w:r>
        <w:t xml:space="preserve"> and a body frame </w:t>
      </w:r>
      <m:oMath>
        <m:r>
          <m:rPr>
            <m:sty m:val="p"/>
          </m:rPr>
          <w:rPr>
            <w:rFonts w:ascii="Times New Roman" w:hAnsi="Times New Roman"/>
          </w:rPr>
          <m:t>B(</m:t>
        </m:r>
        <m:sSub>
          <m:sSubPr/>
          <m:e>
            <m:r>
              <m:rPr>
                <m:sty m:val="p"/>
              </m:rPr>
              <w:rPr>
                <w:rFonts w:ascii="Times New Roman" w:hAnsi="Times New Roman"/>
              </w:rPr>
              <m:t>x</m:t>
            </m:r>
          </m:e>
          <m:sub>
            <m:r>
              <m:rPr>
                <m:sty m:val="p"/>
              </m:rPr>
              <w:rPr>
                <w:rFonts w:ascii="Times New Roman" w:hAnsi="Times New Roman"/>
              </w:rPr>
              <m:t>b</m:t>
            </m:r>
          </m:sub>
        </m:sSub>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b</m:t>
            </m:r>
          </m:sub>
        </m:sSub>
        <m:r>
          <m:rPr>
            <m:sty m:val="p"/>
          </m:rPr>
          <w:rPr>
            <w:rFonts w:ascii="Times New Roman" w:hAnsi="Times New Roman"/>
          </w:rPr>
          <m:t>)</m:t>
        </m:r>
      </m:oMath>
      <w:r>
        <w:t xml:space="preserve">. The robot footprint is assumed to be square, with its center </w:t>
      </w:r>
      <m:oMath>
        <m:r>
          <m:rPr>
            <m:sty m:val="p"/>
          </m:rPr>
          <w:rPr>
            <w:rFonts w:ascii="Times New Roman" w:hAnsi="Times New Roman"/>
          </w:rPr>
          <m:t>O</m:t>
        </m:r>
      </m:oMath>
      <w:r>
        <w:t xml:space="preserve"> equidistant from four wheels, denoted by </w:t>
      </w:r>
      <m:oMath>
        <m:sSub>
          <m:sSubPr/>
          <m:e>
            <m:r>
              <m:rPr>
                <m:sty m:val="p"/>
              </m:rPr>
              <w:rPr>
                <w:rFonts w:ascii="Times New Roman" w:hAnsi="Times New Roman"/>
              </w:rPr>
              <m:t>W</m:t>
            </m:r>
          </m:e>
          <m:sub>
            <m:r>
              <m:rPr>
                <m:sty m:val="p"/>
              </m:rPr>
              <w:rPr>
                <w:rFonts w:ascii="Times New Roman" w:hAnsi="Times New Roman"/>
              </w:rPr>
              <m:t>i</m:t>
            </m:r>
          </m:sub>
        </m:sSub>
      </m:oMath>
      <w:r>
        <w:t xml:space="preserve">, </w:t>
      </w:r>
      <m:oMath>
        <m:r>
          <m:rPr>
            <m:sty m:val="p"/>
          </m:rPr>
          <w:rPr>
            <w:rFonts w:ascii="Times New Roman" w:hAnsi="Times New Roman"/>
          </w:rPr>
          <m:t>i=1,…,4</m:t>
        </m:r>
      </m:oMath>
      <w:r>
        <w:t xml:space="preserve">. The distance between </w:t>
      </w:r>
      <m:oMath>
        <m:r>
          <m:rPr>
            <m:sty m:val="p"/>
          </m:rPr>
          <w:rPr>
            <w:rFonts w:ascii="Times New Roman" w:hAnsi="Times New Roman"/>
          </w:rPr>
          <m:t>O</m:t>
        </m:r>
      </m:oMath>
      <w:r>
        <w:t xml:space="preserve"> and </w:t>
      </w:r>
      <m:oMath>
        <m:sSub>
          <m:sSubPr/>
          <m:e>
            <m:r>
              <m:rPr>
                <m:sty m:val="p"/>
              </m:rPr>
              <w:rPr>
                <w:rFonts w:ascii="Times New Roman" w:hAnsi="Times New Roman"/>
              </w:rPr>
              <m:t>W</m:t>
            </m:r>
          </m:e>
          <m:sub>
            <m:r>
              <m:rPr>
                <m:sty m:val="p"/>
              </m:rPr>
              <w:rPr>
                <w:rFonts w:ascii="Times New Roman" w:hAnsi="Times New Roman"/>
              </w:rPr>
              <m:t>i</m:t>
            </m:r>
          </m:sub>
        </m:sSub>
      </m:oMath>
      <w:r>
        <w:t xml:space="preserve"> is denoted as </w:t>
      </w:r>
      <m:oMath>
        <m:sSub>
          <m:sSubPr/>
          <m:e>
            <m:r>
              <m:rPr>
                <m:sty m:val="p"/>
              </m:rPr>
              <w:rPr>
                <w:rFonts w:ascii="Times New Roman" w:hAnsi="Times New Roman"/>
              </w:rPr>
              <m:t>R</m:t>
            </m:r>
          </m:e>
          <m:sub>
            <m:r>
              <m:rPr>
                <m:sty m:val="p"/>
              </m:rPr>
              <w:rPr>
                <w:rFonts w:ascii="Times New Roman" w:hAnsi="Times New Roman"/>
              </w:rPr>
              <m:t>d</m:t>
            </m:r>
          </m:sub>
        </m:sSub>
      </m:oMath>
      <w:r>
        <w:t xml:space="preserve">. The nozzle is driven by two step motors (denoted as </w:t>
      </w:r>
      <m:oMath>
        <m:sSub>
          <m:sSubPr/>
          <m:e>
            <m:r>
              <m:rPr>
                <m:sty m:val="p"/>
              </m:rPr>
              <w:rPr>
                <w:rFonts w:ascii="Times New Roman" w:hAnsi="Times New Roman"/>
              </w:rPr>
              <m:t>W</m:t>
            </m:r>
          </m:e>
          <m:sub>
            <m:r>
              <m:rPr>
                <m:sty m:val="p"/>
              </m:rPr>
              <w:rPr>
                <w:rFonts w:ascii="Times New Roman" w:hAnsi="Times New Roman"/>
              </w:rPr>
              <m:t>5</m:t>
            </m:r>
          </m:sub>
        </m:sSub>
      </m:oMath>
      <w:r>
        <w:t xml:space="preserve"> and </w:t>
      </w:r>
      <m:oMath>
        <m:sSub>
          <m:sSubPr/>
          <m:e>
            <m:r>
              <m:rPr>
                <m:sty m:val="p"/>
              </m:rPr>
              <w:rPr>
                <w:rFonts w:ascii="Times New Roman" w:hAnsi="Times New Roman"/>
              </w:rPr>
              <m:t>W</m:t>
            </m:r>
          </m:e>
          <m:sub>
            <m:r>
              <m:rPr>
                <m:sty m:val="p"/>
              </m:rPr>
              <w:rPr>
                <w:rFonts w:ascii="Times New Roman" w:hAnsi="Times New Roman"/>
              </w:rPr>
              <m:t>6</m:t>
            </m:r>
          </m:sub>
        </m:sSub>
      </m:oMath>
      <w:r>
        <w:t xml:space="preserve">) with two timing belts and moves along the </w:t>
      </w:r>
      <m:oMath>
        <m:sSub>
          <m:sSubPr/>
          <m:e>
            <m:r>
              <m:rPr>
                <m:sty m:val="p"/>
              </m:rPr>
              <w:rPr>
                <w:rFonts w:ascii="Times New Roman" w:hAnsi="Times New Roman"/>
              </w:rPr>
              <m:t>x</m:t>
            </m:r>
          </m:e>
          <m:sub>
            <m:r>
              <m:rPr>
                <m:sty m:val="p"/>
              </m:rPr>
              <w:rPr>
                <w:rFonts w:ascii="Times New Roman" w:hAnsi="Times New Roman"/>
              </w:rPr>
              <m:t>b</m:t>
            </m:r>
          </m:sub>
        </m:sSub>
      </m:oMath>
      <w:r>
        <w:t xml:space="preserve">- and </w:t>
      </w:r>
      <m:oMath>
        <m:sSub>
          <m:sSubPr/>
          <m:e>
            <m:r>
              <m:rPr>
                <m:sty m:val="p"/>
              </m:rPr>
              <w:rPr>
                <w:rFonts w:ascii="Times New Roman" w:hAnsi="Times New Roman"/>
              </w:rPr>
              <m:t>y</m:t>
            </m:r>
          </m:e>
          <m:sub>
            <m:r>
              <m:rPr>
                <m:sty m:val="p"/>
              </m:rPr>
              <w:rPr>
                <w:rFonts w:ascii="Times New Roman" w:hAnsi="Times New Roman"/>
              </w:rPr>
              <m:t>b</m:t>
            </m:r>
          </m:sub>
        </m:sSub>
      </m:oMath>
      <w:r>
        <w:t xml:space="preserve">-axis in </w:t>
      </w:r>
      <m:oMath>
        <m:r>
          <m:rPr>
            <m:sty m:val="p"/>
          </m:rPr>
          <w:rPr>
            <w:rFonts w:ascii="Times New Roman" w:hAnsi="Times New Roman"/>
          </w:rPr>
          <m:t>B</m:t>
        </m:r>
      </m:oMath>
      <w:r>
        <w:t>.</w:t>
      </w:r>
    </w:p>
    <w:p w14:paraId="34EC4B56">
      <w:pPr>
        <w:bidi w:val="0"/>
      </w:pPr>
      <w:r>
        <w:t xml:space="preserve">The robot pose is captured by </w:t>
      </w:r>
      <m:oMath>
        <m:sSub>
          <m:sSubPr/>
          <m:e>
            <m:r>
              <m:rPr>
                <m:sty m:val="p"/>
              </m:rPr>
              <w:rPr>
                <w:rFonts w:ascii="Times New Roman" w:hAnsi="Times New Roman"/>
              </w:rPr>
              <m:t>q</m:t>
            </m:r>
          </m:e>
          <m:sub>
            <m:r>
              <m:rPr>
                <m:sty m:val="p"/>
              </m:rPr>
              <w:rPr>
                <w:rFonts w:ascii="Times New Roman" w:hAnsi="Times New Roman"/>
              </w:rPr>
              <m:t>r</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r</m:t>
            </m:r>
          </m:sub>
        </m:sSub>
        <m:r>
          <m:rPr>
            <m:nor/>
            <m:sty m:val="p"/>
          </m:rPr>
          <w:rPr>
            <w:rFonts w:ascii="Times New Roman" w:hAnsi="Times New Roman"/>
            <w:b w:val="0"/>
            <w:i w:val="0"/>
          </w:rPr>
          <m:t xml:space="preserve"> </m:t>
        </m:r>
        <m:sSub>
          <m:sSubPr/>
          <m:e>
            <m:r>
              <m:rPr>
                <m:sty m:val="p"/>
              </m:rPr>
              <w:rPr>
                <w:rFonts w:ascii="Times New Roman" w:hAnsi="Times New Roman"/>
              </w:rPr>
              <m:t>y</m:t>
            </m:r>
          </m:e>
          <m:sub>
            <m:r>
              <m:rPr>
                <m:sty m:val="p"/>
              </m:rPr>
              <w:rPr>
                <w:rFonts w:ascii="Times New Roman" w:hAnsi="Times New Roman"/>
              </w:rPr>
              <m:t>r</m:t>
            </m:r>
          </m:sub>
        </m:sSub>
        <m:r>
          <m:rPr>
            <m:nor/>
            <m:sty m:val="p"/>
          </m:rPr>
          <w:rPr>
            <w:rFonts w:ascii="Times New Roman" w:hAnsi="Times New Roman"/>
            <w:b w:val="0"/>
            <w:i w:val="0"/>
          </w:rPr>
          <m:t xml:space="preserve"> </m:t>
        </m:r>
        <m:r>
          <m:rPr>
            <m:sty m:val="p"/>
          </m:rPr>
          <w:rPr>
            <w:rFonts w:ascii="Times New Roman" w:hAnsi="Times New Roman"/>
          </w:rPr>
          <m:t>θ</m:t>
        </m:r>
        <m:sSup>
          <m:sSupPr/>
          <m:e>
            <m:r>
              <m:rPr>
                <m:sty m:val="p"/>
              </m:rPr>
              <w:rPr>
                <w:rFonts w:ascii="Times New Roman" w:hAnsi="Times New Roman"/>
              </w:rPr>
              <m:t>]</m:t>
            </m:r>
          </m:e>
          <m:sup>
            <m:r>
              <m:rPr>
                <m:sty m:val="p"/>
              </m:rPr>
              <w:rPr>
                <w:rFonts w:ascii="Times New Roman" w:hAnsi="Times New Roman"/>
              </w:rPr>
              <m:t>T</m:t>
            </m:r>
          </m:sup>
        </m:sSup>
      </m:oMath>
      <w:r>
        <w:t xml:space="preserve"> in </w:t>
      </w:r>
      <m:oMath>
        <m:r>
          <m:rPr>
            <m:sty m:val="p"/>
          </m:rPr>
          <w:rPr>
            <w:rFonts w:ascii="Times New Roman" w:hAnsi="Times New Roman"/>
          </w:rPr>
          <m:t>N</m:t>
        </m:r>
      </m:oMath>
      <w:r>
        <w:t xml:space="preserve">, where </w:t>
      </w:r>
      <m:oMath>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r</m:t>
            </m:r>
          </m:sub>
        </m:sSub>
        <m:r>
          <m:rPr>
            <m:sty m:val="p"/>
          </m:rPr>
          <w:rPr>
            <w:rFonts w:ascii="Times New Roman" w:hAnsi="Times New Roman"/>
          </w:rPr>
          <m:t>,</m:t>
        </m:r>
        <m:sSub>
          <m:sSubPr/>
          <m:e>
            <m:r>
              <m:rPr>
                <m:sty m:val="p"/>
              </m:rPr>
              <w:rPr>
                <w:rFonts w:ascii="Times New Roman" w:hAnsi="Times New Roman"/>
              </w:rPr>
              <m:t>y</m:t>
            </m:r>
          </m:e>
          <m:sub>
            <m:r>
              <m:rPr>
                <m:sty m:val="p"/>
              </m:rPr>
              <w:rPr>
                <w:rFonts w:ascii="Times New Roman" w:hAnsi="Times New Roman"/>
              </w:rPr>
              <m:t>r</m:t>
            </m:r>
          </m:sub>
        </m:sSub>
        <m:r>
          <m:rPr>
            <m:sty m:val="p"/>
          </m:rPr>
          <w:rPr>
            <w:rFonts w:ascii="Times New Roman" w:hAnsi="Times New Roman"/>
          </w:rPr>
          <m:t>)</m:t>
        </m:r>
      </m:oMath>
      <w:r>
        <w:t xml:space="preserve"> and </w:t>
      </w:r>
      <m:oMath>
        <m:r>
          <m:rPr>
            <m:sty m:val="p"/>
          </m:rPr>
          <w:rPr>
            <w:rFonts w:ascii="Times New Roman" w:hAnsi="Times New Roman"/>
          </w:rPr>
          <m:t>θ</m:t>
        </m:r>
      </m:oMath>
      <w:r>
        <w:t xml:space="preserve"> are the position of robot center </w:t>
      </w:r>
      <m:oMath>
        <m:r>
          <m:rPr>
            <m:sty m:val="p"/>
          </m:rPr>
          <w:rPr>
            <w:rFonts w:ascii="Times New Roman" w:hAnsi="Times New Roman"/>
          </w:rPr>
          <m:t>O</m:t>
        </m:r>
      </m:oMath>
      <w:r>
        <w:t xml:space="preserve"> and the robot orientation, respectively. The position of </w:t>
      </w:r>
      <m:oMath>
        <m:sSub>
          <m:sSubPr/>
          <m:e>
            <m:r>
              <m:rPr>
                <m:sty m:val="p"/>
              </m:rPr>
              <w:rPr>
                <w:rFonts w:ascii="Times New Roman" w:hAnsi="Times New Roman"/>
              </w:rPr>
              <m:t>N</m:t>
            </m:r>
          </m:e>
          <m:sub>
            <m:r>
              <m:rPr>
                <m:sty m:val="p"/>
              </m:rPr>
              <w:rPr>
                <w:rFonts w:ascii="Times New Roman" w:hAnsi="Times New Roman"/>
              </w:rPr>
              <m:t>z</m:t>
            </m:r>
          </m:sub>
        </m:sSub>
      </m:oMath>
      <w:r>
        <w:t xml:space="preserve"> in </w:t>
      </w:r>
      <m:oMath>
        <m:r>
          <m:rPr>
            <m:sty m:val="p"/>
          </m:rPr>
          <w:rPr>
            <w:rFonts w:ascii="Times New Roman" w:hAnsi="Times New Roman"/>
          </w:rPr>
          <m:t>B</m:t>
        </m:r>
      </m:oMath>
      <w:r>
        <w:t xml:space="preserve"> is denoted as </w:t>
      </w:r>
      <m:oMath>
        <m:sSub>
          <m:sSubPr/>
          <m:e>
            <m:r>
              <m:rPr>
                <m:sty m:val="p"/>
              </m:rPr>
              <w:rPr>
                <w:rFonts w:ascii="Times New Roman" w:hAnsi="Times New Roman"/>
              </w:rPr>
              <m:t>q</m:t>
            </m:r>
          </m:e>
          <m:sub>
            <m:r>
              <m:rPr>
                <m:sty m:val="p"/>
              </m:rPr>
              <w:rPr>
                <w:rFonts w:ascii="Times New Roman" w:hAnsi="Times New Roman"/>
              </w:rPr>
              <m:t>n</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n</m:t>
            </m:r>
          </m:sub>
        </m:sSub>
        <m:r>
          <m:rPr>
            <m:nor/>
            <m:sty m:val="p"/>
          </m:rPr>
          <w:rPr>
            <w:rFonts w:ascii="Times New Roman" w:hAnsi="Times New Roman"/>
            <w:b w:val="0"/>
            <w:i w:val="0"/>
          </w:rPr>
          <m:t xml:space="preserve"> </m:t>
        </m:r>
        <m:sSub>
          <m:sSubPr/>
          <m:e>
            <m:r>
              <m:rPr>
                <m:sty m:val="p"/>
              </m:rPr>
              <w:rPr>
                <w:rFonts w:ascii="Times New Roman" w:hAnsi="Times New Roman"/>
              </w:rPr>
              <m:t>y</m:t>
            </m:r>
          </m:e>
          <m:sub>
            <m:r>
              <m:rPr>
                <m:sty m:val="p"/>
              </m:rPr>
              <w:rPr>
                <w:rFonts w:ascii="Times New Roman" w:hAnsi="Times New Roman"/>
              </w:rPr>
              <m:t>n</m:t>
            </m:r>
          </m:sub>
        </m:sSub>
        <m:sSup>
          <m:sSupPr/>
          <m:e>
            <m:r>
              <m:rPr>
                <m:sty m:val="p"/>
              </m:rPr>
              <w:rPr>
                <w:rFonts w:ascii="Times New Roman" w:hAnsi="Times New Roman"/>
              </w:rPr>
              <m:t>]</m:t>
            </m:r>
          </m:e>
          <m:sup>
            <m:r>
              <m:rPr>
                <m:sty m:val="p"/>
              </m:rPr>
              <w:rPr>
                <w:rFonts w:ascii="Times New Roman" w:hAnsi="Times New Roman"/>
              </w:rPr>
              <m:t>T</m:t>
            </m:r>
          </m:sup>
        </m:sSup>
      </m:oMath>
      <w:r>
        <w:t xml:space="preserve">. We denote the angular velocity for </w:t>
      </w:r>
      <m:oMath>
        <m:sSub>
          <m:sSubPr/>
          <m:e>
            <m:r>
              <m:rPr>
                <m:sty m:val="p"/>
              </m:rPr>
              <w:rPr>
                <w:rFonts w:ascii="Times New Roman" w:hAnsi="Times New Roman"/>
              </w:rPr>
              <m:t>W</m:t>
            </m:r>
          </m:e>
          <m:sub>
            <m:r>
              <m:rPr>
                <m:sty m:val="p"/>
              </m:rPr>
              <w:rPr>
                <w:rFonts w:ascii="Times New Roman" w:hAnsi="Times New Roman"/>
              </w:rPr>
              <m:t>i</m:t>
            </m:r>
          </m:sub>
        </m:sSub>
      </m:oMath>
      <w:r>
        <w:t xml:space="preserve"> as </w:t>
      </w:r>
      <m:oMath>
        <m:sSub>
          <m:sSubPr/>
          <m:e>
            <m:r>
              <m:rPr>
                <m:sty m:val="p"/>
              </m:rPr>
              <w:rPr>
                <w:rFonts w:ascii="Times New Roman" w:hAnsi="Times New Roman"/>
              </w:rPr>
              <m:t>ω</m:t>
            </m:r>
          </m:e>
          <m:sub>
            <m:r>
              <m:rPr>
                <m:sty m:val="p"/>
              </m:rPr>
              <w:rPr>
                <w:rFonts w:ascii="Times New Roman" w:hAnsi="Times New Roman"/>
              </w:rPr>
              <m:t>i</m:t>
            </m:r>
          </m:sub>
        </m:sSub>
      </m:oMath>
      <w:r>
        <w:t xml:space="preserve">, </w:t>
      </w:r>
      <m:oMath>
        <m:r>
          <m:rPr>
            <m:sty m:val="p"/>
          </m:rPr>
          <w:rPr>
            <w:rFonts w:ascii="Times New Roman" w:hAnsi="Times New Roman"/>
          </w:rPr>
          <m:t>i=1,…,6</m:t>
        </m:r>
      </m:oMath>
      <w:r>
        <w:t xml:space="preserve">, and define </w:t>
      </w:r>
      <m:oMath>
        <m:sSub>
          <m:sSubPr/>
          <m:e>
            <m:r>
              <m:rPr>
                <m:sty m:val="p"/>
              </m:rPr>
              <w:rPr>
                <w:rFonts w:ascii="Times New Roman" w:hAnsi="Times New Roman"/>
              </w:rPr>
              <m:t>ω</m:t>
            </m:r>
          </m:e>
          <m:sub>
            <m:r>
              <m:rPr>
                <m:sty m:val="p"/>
              </m:rPr>
              <w:rPr>
                <w:rFonts w:ascii="Times New Roman" w:hAnsi="Times New Roman"/>
              </w:rPr>
              <m:t>r</m:t>
            </m:r>
          </m:sub>
        </m:sSub>
        <m:r>
          <m:rPr>
            <m:sty m:val="p"/>
          </m:rPr>
          <w:rPr>
            <w:rFonts w:ascii="Times New Roman" w:hAnsi="Times New Roman"/>
          </w:rPr>
          <m:t>=[</m:t>
        </m:r>
        <m:sSub>
          <m:sSubPr/>
          <m:e>
            <m:r>
              <m:rPr>
                <m:sty m:val="p"/>
              </m:rPr>
              <w:rPr>
                <w:rFonts w:ascii="Times New Roman" w:hAnsi="Times New Roman"/>
              </w:rPr>
              <m:t>ω</m:t>
            </m:r>
          </m:e>
          <m:sub>
            <m:r>
              <m:rPr>
                <m:sty m:val="p"/>
              </m:rPr>
              <w:rPr>
                <w:rFonts w:ascii="Times New Roman" w:hAnsi="Times New Roman"/>
              </w:rPr>
              <m:t>1</m:t>
            </m:r>
          </m:sub>
        </m:sSub>
        <m:r>
          <m:rPr>
            <m:nor/>
            <m:sty m:val="p"/>
          </m:rPr>
          <w:rPr>
            <w:rFonts w:ascii="Times New Roman" w:hAnsi="Times New Roman"/>
            <w:b w:val="0"/>
            <w:i w:val="0"/>
          </w:rPr>
          <m:t xml:space="preserve"> </m:t>
        </m:r>
        <m:sSub>
          <m:sSubPr/>
          <m:e>
            <m:r>
              <m:rPr>
                <m:sty m:val="p"/>
              </m:rPr>
              <w:rPr>
                <w:rFonts w:ascii="Times New Roman" w:hAnsi="Times New Roman"/>
              </w:rPr>
              <m:t>ω</m:t>
            </m:r>
          </m:e>
          <m:sub>
            <m:r>
              <m:rPr>
                <m:sty m:val="p"/>
              </m:rPr>
              <w:rPr>
                <w:rFonts w:ascii="Times New Roman" w:hAnsi="Times New Roman"/>
              </w:rPr>
              <m:t>2</m:t>
            </m:r>
          </m:sub>
        </m:sSub>
        <m:r>
          <m:rPr>
            <m:nor/>
            <m:sty m:val="p"/>
          </m:rPr>
          <w:rPr>
            <w:rFonts w:ascii="Times New Roman" w:hAnsi="Times New Roman"/>
            <w:b w:val="0"/>
            <w:i w:val="0"/>
          </w:rPr>
          <m:t xml:space="preserve"> </m:t>
        </m:r>
        <m:sSub>
          <m:sSubPr/>
          <m:e>
            <m:r>
              <m:rPr>
                <m:sty m:val="p"/>
              </m:rPr>
              <w:rPr>
                <w:rFonts w:ascii="Times New Roman" w:hAnsi="Times New Roman"/>
              </w:rPr>
              <m:t>ω</m:t>
            </m:r>
          </m:e>
          <m:sub>
            <m:r>
              <m:rPr>
                <m:sty m:val="p"/>
              </m:rPr>
              <w:rPr>
                <w:rFonts w:ascii="Times New Roman" w:hAnsi="Times New Roman"/>
              </w:rPr>
              <m:t>3</m:t>
            </m:r>
          </m:sub>
        </m:sSub>
        <m:r>
          <m:rPr>
            <m:nor/>
            <m:sty m:val="p"/>
          </m:rPr>
          <w:rPr>
            <w:rFonts w:ascii="Times New Roman" w:hAnsi="Times New Roman"/>
            <w:b w:val="0"/>
            <w:i w:val="0"/>
          </w:rPr>
          <m:t xml:space="preserve"> </m:t>
        </m:r>
        <m:sSub>
          <m:sSubPr/>
          <m:e>
            <m:r>
              <m:rPr>
                <m:sty m:val="p"/>
              </m:rPr>
              <w:rPr>
                <w:rFonts w:ascii="Times New Roman" w:hAnsi="Times New Roman"/>
              </w:rPr>
              <m:t>ω</m:t>
            </m:r>
          </m:e>
          <m:sub>
            <m:r>
              <m:rPr>
                <m:sty m:val="p"/>
              </m:rPr>
              <w:rPr>
                <w:rFonts w:ascii="Times New Roman" w:hAnsi="Times New Roman"/>
              </w:rPr>
              <m:t>4</m:t>
            </m:r>
          </m:sub>
        </m:sSub>
        <m:sSup>
          <m:sSupPr/>
          <m:e>
            <m:r>
              <m:rPr>
                <m:sty m:val="p"/>
              </m:rPr>
              <w:rPr>
                <w:rFonts w:ascii="Times New Roman" w:hAnsi="Times New Roman"/>
              </w:rPr>
              <m:t>]</m:t>
            </m:r>
          </m:e>
          <m:sup>
            <m:r>
              <m:rPr>
                <m:sty m:val="p"/>
              </m:rPr>
              <w:rPr>
                <w:rFonts w:ascii="Times New Roman" w:hAnsi="Times New Roman"/>
              </w:rPr>
              <m:t>T</m:t>
            </m:r>
          </m:sup>
        </m:sSup>
      </m:oMath>
      <w:r>
        <w:t xml:space="preserve"> and </w:t>
      </w:r>
      <m:oMath>
        <m:sSub>
          <m:sSubPr/>
          <m:e>
            <m:r>
              <m:rPr>
                <m:sty m:val="p"/>
              </m:rPr>
              <w:rPr>
                <w:rFonts w:ascii="Times New Roman" w:hAnsi="Times New Roman"/>
              </w:rPr>
              <m:t>ω</m:t>
            </m:r>
          </m:e>
          <m:sub>
            <m:r>
              <m:rPr>
                <m:sty m:val="p"/>
              </m:rPr>
              <w:rPr>
                <w:rFonts w:ascii="Times New Roman" w:hAnsi="Times New Roman"/>
              </w:rPr>
              <m:t>n</m:t>
            </m:r>
          </m:sub>
        </m:sSub>
        <m:r>
          <m:rPr>
            <m:sty m:val="p"/>
          </m:rPr>
          <w:rPr>
            <w:rFonts w:ascii="Times New Roman" w:hAnsi="Times New Roman"/>
          </w:rPr>
          <m:t>=[</m:t>
        </m:r>
        <m:sSub>
          <m:sSubPr/>
          <m:e>
            <m:r>
              <m:rPr>
                <m:sty m:val="p"/>
              </m:rPr>
              <w:rPr>
                <w:rFonts w:ascii="Times New Roman" w:hAnsi="Times New Roman"/>
              </w:rPr>
              <m:t>ω</m:t>
            </m:r>
          </m:e>
          <m:sub>
            <m:r>
              <m:rPr>
                <m:sty m:val="p"/>
              </m:rPr>
              <w:rPr>
                <w:rFonts w:ascii="Times New Roman" w:hAnsi="Times New Roman"/>
              </w:rPr>
              <m:t>5</m:t>
            </m:r>
          </m:sub>
        </m:sSub>
        <m:r>
          <m:rPr>
            <m:nor/>
            <m:sty m:val="p"/>
          </m:rPr>
          <w:rPr>
            <w:rFonts w:ascii="Times New Roman" w:hAnsi="Times New Roman"/>
            <w:b w:val="0"/>
            <w:i w:val="0"/>
          </w:rPr>
          <m:t xml:space="preserve"> </m:t>
        </m:r>
        <m:sSub>
          <m:sSubPr/>
          <m:e>
            <m:r>
              <m:rPr>
                <m:sty m:val="p"/>
              </m:rPr>
              <w:rPr>
                <w:rFonts w:ascii="Times New Roman" w:hAnsi="Times New Roman"/>
              </w:rPr>
              <m:t>ω</m:t>
            </m:r>
          </m:e>
          <m:sub>
            <m:r>
              <m:rPr>
                <m:sty m:val="p"/>
              </m:rPr>
              <w:rPr>
                <w:rFonts w:ascii="Times New Roman" w:hAnsi="Times New Roman"/>
              </w:rPr>
              <m:t>6</m:t>
            </m:r>
          </m:sub>
        </m:sSub>
        <m:sSup>
          <m:sSupPr/>
          <m:e>
            <m:r>
              <m:rPr>
                <m:sty m:val="p"/>
              </m:rPr>
              <w:rPr>
                <w:rFonts w:ascii="Times New Roman" w:hAnsi="Times New Roman"/>
              </w:rPr>
              <m:t>]</m:t>
            </m:r>
          </m:e>
          <m:sup>
            <m:r>
              <m:rPr>
                <m:sty m:val="p"/>
              </m:rPr>
              <w:rPr>
                <w:rFonts w:ascii="Times New Roman" w:hAnsi="Times New Roman"/>
              </w:rPr>
              <m:t>T</m:t>
            </m:r>
          </m:sup>
        </m:sSup>
      </m:oMath>
      <w:r>
        <w:t xml:space="preserve">. Assuming no wheel slip and no deformation of the timing belts, the kinematic models for robot motion in </w:t>
      </w:r>
      <m:oMath>
        <m:r>
          <m:rPr>
            <m:sty m:val="p"/>
          </m:rPr>
          <w:rPr>
            <w:rFonts w:ascii="Times New Roman" w:hAnsi="Times New Roman"/>
          </w:rPr>
          <m:t>N</m:t>
        </m:r>
      </m:oMath>
      <w:r>
        <w:t xml:space="preserve"> and nozzle relative motion in </w:t>
      </w:r>
      <m:oMath>
        <m:r>
          <m:rPr>
            <m:sty m:val="p"/>
          </m:rPr>
          <w:rPr>
            <w:rFonts w:ascii="Times New Roman" w:hAnsi="Times New Roman"/>
          </w:rPr>
          <m:t>B</m:t>
        </m:r>
      </m:oMath>
      <w:r>
        <w:t xml:space="preserve"> are obtained as</w:t>
      </w:r>
    </w:p>
    <w:p w14:paraId="6CD0985F">
      <w:pPr>
        <w:pStyle w:val="4"/>
        <w:bidi w:val="0"/>
        <w:rPr>
          <w:b w:val="0"/>
          <w:i w:val="0"/>
        </w:rPr>
      </w:pPr>
      <m:oMathPara>
        <m:oMathParaPr>
          <m:jc m:val="center"/>
        </m:oMathParaPr>
        <m:oMath>
          <m:sSub>
            <m:sSubPr/>
            <m:e>
              <m:r>
                <m:rPr>
                  <m:sty m:val="bi"/>
                </m:rPr>
                <m:t>ω</m:t>
              </m:r>
            </m:e>
            <m:sub>
              <m:r>
                <m:rPr/>
                <m:t>r</m:t>
              </m:r>
            </m:sub>
          </m:sSub>
          <m:r>
            <m:rPr>
              <m:sty m:val="p"/>
            </m:rPr>
            <m:t>=</m:t>
          </m:r>
          <m:sSub>
            <m:sSubPr/>
            <m:e>
              <m:r>
                <m:rPr/>
                <m:t>A</m:t>
              </m:r>
            </m:e>
            <m:sub>
              <m:r>
                <m:rPr/>
                <m:t>r</m:t>
              </m:r>
            </m:sub>
          </m:sSub>
          <m:sSub>
            <m:sSubPr/>
            <m:e>
              <m:acc>
                <m:accPr>
                  <m:chr m:val="˙"/>
                </m:accPr>
                <m:e>
                  <m:r>
                    <m:rPr>
                      <m:sty m:val="b"/>
                    </m:rPr>
                    <m:t>q</m:t>
                  </m:r>
                </m:e>
              </m:acc>
            </m:e>
            <m:sub>
              <m:r>
                <m:rPr/>
                <m:t>r</m:t>
              </m:r>
            </m:sub>
          </m:sSub>
          <m:r>
            <m:rPr>
              <m:sty m:val="p"/>
            </m:rPr>
            <m:t xml:space="preserve">, </m:t>
          </m:r>
          <m:sSub>
            <m:sSubPr/>
            <m:e>
              <m:r>
                <m:rPr>
                  <m:sty m:val="bi"/>
                </m:rPr>
                <m:t>ω</m:t>
              </m:r>
            </m:e>
            <m:sub>
              <m:r>
                <m:rPr/>
                <m:t>n</m:t>
              </m:r>
            </m:sub>
          </m:sSub>
          <m:r>
            <m:rPr>
              <m:sty m:val="p"/>
            </m:rPr>
            <m:t>=</m:t>
          </m:r>
          <m:sSub>
            <m:sSubPr/>
            <m:e>
              <m:r>
                <m:rPr/>
                <m:t>A</m:t>
              </m:r>
            </m:e>
            <m:sub>
              <m:r>
                <m:rPr/>
                <m:t>n</m:t>
              </m:r>
            </m:sub>
          </m:sSub>
          <m:sSub>
            <m:sSubPr/>
            <m:e>
              <m:acc>
                <m:accPr>
                  <m:chr m:val="˙"/>
                </m:accPr>
                <m:e>
                  <m:r>
                    <m:rPr>
                      <m:sty m:val="b"/>
                    </m:rPr>
                    <m:t>q</m:t>
                  </m:r>
                </m:e>
              </m:acc>
            </m:e>
            <m:sub>
              <m:r>
                <m:rPr/>
                <m:t>n</m:t>
              </m:r>
            </m:sub>
          </m:sSub>
          <m:r>
            <m:rPr>
              <m:sty m:val="p"/>
            </m:rPr>
            <m:t>.</m:t>
          </m:r>
        </m:oMath>
      </m:oMathPara>
    </w:p>
    <w:p w14:paraId="563DAFE2">
      <w:pPr>
        <w:pStyle w:val="4"/>
        <w:bidi w:val="0"/>
        <w:rPr>
          <w:rFonts w:hint="eastAsia"/>
          <w:b w:val="0"/>
          <w:i w:val="0"/>
          <w:lang w:val="en-US" w:eastAsia="zh-CN"/>
        </w:rPr>
      </w:pPr>
      <w:r>
        <w:rPr>
          <w:rFonts w:hint="eastAsia"/>
          <w:b w:val="0"/>
          <w:i w:val="0"/>
          <w:lang w:val="en-US" w:eastAsia="zh-CN"/>
        </w:rPr>
        <w:t>Where</w:t>
      </w:r>
    </w:p>
    <w:p w14:paraId="34A33971">
      <w:pPr>
        <w:pStyle w:val="4"/>
        <w:bidi w:val="0"/>
        <w:rPr>
          <w:rFonts w:hint="default"/>
          <w:b w:val="0"/>
          <w:i w:val="0"/>
          <w:lang w:val="en-US" w:eastAsia="zh-CN"/>
        </w:rPr>
      </w:pPr>
      <m:oMathPara>
        <m:oMath>
          <m:eqArr>
            <m:eqArrPr>
              <m:maxDist m:val="1"/>
              <m:ctrlPr>
                <w:rPr>
                  <w:rFonts w:ascii="Cambria Math" w:hAnsi="Cambria Math"/>
                </w:rPr>
              </m:ctrlPr>
            </m:eqArrPr>
            <m:e>
              <m:sSub>
                <m:sSubPr/>
                <m:e>
                  <m:r>
                    <m:rPr/>
                    <m:t>A</m:t>
                  </m:r>
                </m:e>
                <m:sub>
                  <m:r>
                    <m:rPr/>
                    <m:t>r</m:t>
                  </m:r>
                </m:sub>
              </m:sSub>
              <m:r>
                <m:rPr>
                  <m:sty m:val="p"/>
                </m: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m:sty m:val="p"/>
                        </m:rPr>
                        <m:t>2</m:t>
                      </m:r>
                      <m:ctrlPr>
                        <w:rPr>
                          <w:rFonts w:ascii="Cambria Math" w:hAnsi="Cambria Math"/>
                        </w:rPr>
                      </m:ctrlPr>
                    </m:e>
                  </m:rad>
                  <m:ctrlPr>
                    <w:rPr>
                      <w:rFonts w:ascii="Cambria Math" w:hAnsi="Cambria Math"/>
                    </w:rPr>
                  </m:ctrlPr>
                </m:num>
                <m:den>
                  <m:sSub>
                    <m:sSubPr/>
                    <m:e>
                      <m:r>
                        <m:rPr/>
                        <m:t>R</m:t>
                      </m:r>
                    </m:e>
                    <m:sub>
                      <m:r>
                        <m:rPr/>
                        <m:t>w</m:t>
                      </m:r>
                    </m:sub>
                  </m:sSub>
                  <m:ctrlPr>
                    <w:rPr>
                      <w:rFonts w:ascii="Cambria Math" w:hAnsi="Cambria Math"/>
                    </w:rPr>
                  </m:ctrlPr>
                </m:den>
              </m:f>
              <m:d>
                <m:dPr>
                  <m:begChr m:val="["/>
                  <m:endChr m:val="]"/>
                  <m:ctrlPr>
                    <w:rPr>
                      <w:rFonts w:ascii="Cambria Math" w:hAnsi="Cambria Math"/>
                    </w:rPr>
                  </m:ctrlPr>
                </m:dPr>
                <m:e>
                  <m:m>
                    <m:mPr>
                      <m:mcs>
                        <m:mc>
                          <m:mcPr>
                            <m:count m:val="3"/>
                            <m:mcJc m:val="center"/>
                          </m:mcPr>
                        </m:mc>
                      </m:mcs>
                      <m:plcHide m:val="1"/>
                      <m:ctrlPr>
                        <w:rPr>
                          <w:rFonts w:ascii="Cambria Math" w:hAnsi="Cambria Math"/>
                          <w:i/>
                        </w:rPr>
                      </m:ctrlPr>
                    </m:mPr>
                    <m:mr>
                      <m:e>
                        <m:r>
                          <m:rPr>
                            <m:sty m:val="p"/>
                          </m:rPr>
                          <m:t>−</m:t>
                        </m:r>
                        <m:sSub>
                          <m:sSubPr/>
                          <m:e>
                            <m:r>
                              <m:rPr/>
                              <m:t>s</m:t>
                            </m:r>
                          </m:e>
                          <m:sub>
                            <m:sSub>
                              <m:sSubPr/>
                              <m:e>
                                <m:r>
                                  <m:rPr/>
                                  <m:t>θ</m:t>
                                </m:r>
                              </m:e>
                              <m:sub>
                                <m:r>
                                  <m:rPr>
                                    <m:sty m:val="p"/>
                                  </m:rPr>
                                  <m:t>1</m:t>
                                </m:r>
                              </m:sub>
                            </m:sSub>
                          </m:sub>
                        </m:sSub>
                        <m:ctrlPr>
                          <w:rPr>
                            <w:rFonts w:ascii="Cambria Math" w:hAnsi="Cambria Math"/>
                            <w:i/>
                          </w:rPr>
                        </m:ctrlPr>
                      </m:e>
                      <m:e>
                        <m:sSub>
                          <m:sSubPr/>
                          <m:e>
                            <m:r>
                              <m:rPr/>
                              <m:t>c</m:t>
                            </m:r>
                          </m:e>
                          <m:sub>
                            <m:sSub>
                              <m:sSubPr/>
                              <m:e>
                                <m:r>
                                  <m:rPr/>
                                  <m:t>θ</m:t>
                                </m:r>
                              </m:e>
                              <m:sub>
                                <m:r>
                                  <m:rPr>
                                    <m:sty m:val="p"/>
                                  </m:rPr>
                                  <m:t>1</m:t>
                                </m:r>
                              </m:sub>
                            </m:sSub>
                          </m:sub>
                        </m:sSub>
                        <m:ctrlPr>
                          <w:rPr>
                            <w:rFonts w:ascii="Cambria Math" w:hAnsi="Cambria Math"/>
                            <w:i/>
                          </w:rPr>
                        </m:ctrlPr>
                      </m:e>
                      <m:e>
                        <m:sSub>
                          <m:sSubPr/>
                          <m:e>
                            <m:r>
                              <m:rPr/>
                              <m:t>R</m:t>
                            </m:r>
                          </m:e>
                          <m:sub>
                            <m:r>
                              <m:rPr/>
                              <m:t>d</m:t>
                            </m:r>
                          </m:sub>
                        </m:sSub>
                        <m:ctrlPr>
                          <w:rPr>
                            <w:rFonts w:ascii="Cambria Math" w:hAnsi="Cambria Math"/>
                            <w:i/>
                          </w:rPr>
                        </m:ctrlPr>
                      </m:e>
                    </m:mr>
                    <m:mr>
                      <m:e>
                        <m:r>
                          <m:rPr>
                            <m:sty m:val="p"/>
                          </m:rPr>
                          <m:t>−</m:t>
                        </m:r>
                        <m:sSub>
                          <m:sSubPr/>
                          <m:e>
                            <m:r>
                              <m:rPr/>
                              <m:t>s</m:t>
                            </m:r>
                          </m:e>
                          <m:sub>
                            <m:sSub>
                              <m:sSubPr/>
                              <m:e>
                                <m:r>
                                  <m:rPr/>
                                  <m:t>θ</m:t>
                                </m:r>
                              </m:e>
                              <m:sub>
                                <m:r>
                                  <m:rPr>
                                    <m:sty m:val="p"/>
                                  </m:rPr>
                                  <m:t>2</m:t>
                                </m:r>
                              </m:sub>
                            </m:sSub>
                          </m:sub>
                        </m:sSub>
                        <m:ctrlPr>
                          <w:rPr>
                            <w:rFonts w:ascii="Cambria Math" w:hAnsi="Cambria Math"/>
                            <w:i/>
                          </w:rPr>
                        </m:ctrlPr>
                      </m:e>
                      <m:e>
                        <m:sSub>
                          <m:sSubPr/>
                          <m:e>
                            <m:r>
                              <m:rPr/>
                              <m:t>c</m:t>
                            </m:r>
                          </m:e>
                          <m:sub>
                            <m:sSub>
                              <m:sSubPr/>
                              <m:e>
                                <m:r>
                                  <m:rPr/>
                                  <m:t>θ</m:t>
                                </m:r>
                              </m:e>
                              <m:sub>
                                <m:r>
                                  <m:rPr>
                                    <m:sty m:val="p"/>
                                  </m:rPr>
                                  <m:t>2</m:t>
                                </m:r>
                              </m:sub>
                            </m:sSub>
                          </m:sub>
                        </m:sSub>
                        <m:ctrlPr>
                          <w:rPr>
                            <w:rFonts w:ascii="Cambria Math" w:hAnsi="Cambria Math"/>
                            <w:i/>
                          </w:rPr>
                        </m:ctrlPr>
                      </m:e>
                      <m:e>
                        <m:sSub>
                          <m:sSubPr/>
                          <m:e>
                            <m:r>
                              <m:rPr/>
                              <m:t>R</m:t>
                            </m:r>
                          </m:e>
                          <m:sub>
                            <m:r>
                              <m:rPr/>
                              <m:t>d</m:t>
                            </m:r>
                          </m:sub>
                        </m:sSub>
                        <m:ctrlPr>
                          <w:rPr>
                            <w:rFonts w:ascii="Cambria Math" w:hAnsi="Cambria Math"/>
                            <w:i/>
                          </w:rPr>
                        </m:ctrlPr>
                      </m:e>
                    </m:mr>
                    <m:mr>
                      <m:e>
                        <m:r>
                          <m:rPr>
                            <m:sty m:val="p"/>
                          </m:rPr>
                          <m:t>−</m:t>
                        </m:r>
                        <m:sSub>
                          <m:sSubPr/>
                          <m:e>
                            <m:r>
                              <m:rPr/>
                              <m:t>s</m:t>
                            </m:r>
                          </m:e>
                          <m:sub>
                            <m:sSub>
                              <m:sSubPr/>
                              <m:e>
                                <m:r>
                                  <m:rPr/>
                                  <m:t>θ</m:t>
                                </m:r>
                              </m:e>
                              <m:sub>
                                <m:r>
                                  <m:rPr>
                                    <m:sty m:val="p"/>
                                  </m:rPr>
                                  <m:t>3</m:t>
                                </m:r>
                              </m:sub>
                            </m:sSub>
                          </m:sub>
                        </m:sSub>
                        <m:ctrlPr>
                          <w:rPr>
                            <w:rFonts w:ascii="Cambria Math" w:hAnsi="Cambria Math"/>
                            <w:i/>
                          </w:rPr>
                        </m:ctrlPr>
                      </m:e>
                      <m:e>
                        <m:sSub>
                          <m:sSubPr/>
                          <m:e>
                            <m:r>
                              <m:rPr/>
                              <m:t>c</m:t>
                            </m:r>
                          </m:e>
                          <m:sub>
                            <m:sSub>
                              <m:sSubPr/>
                              <m:e>
                                <m:r>
                                  <m:rPr/>
                                  <m:t>θ</m:t>
                                </m:r>
                              </m:e>
                              <m:sub>
                                <m:r>
                                  <m:rPr>
                                    <m:sty m:val="p"/>
                                  </m:rPr>
                                  <m:t>3</m:t>
                                </m:r>
                              </m:sub>
                            </m:sSub>
                          </m:sub>
                        </m:sSub>
                        <m:ctrlPr>
                          <w:rPr>
                            <w:rFonts w:ascii="Cambria Math" w:hAnsi="Cambria Math"/>
                            <w:i/>
                          </w:rPr>
                        </m:ctrlPr>
                      </m:e>
                      <m:e>
                        <m:sSub>
                          <m:sSubPr/>
                          <m:e>
                            <m:r>
                              <m:rPr/>
                              <m:t>R</m:t>
                            </m:r>
                          </m:e>
                          <m:sub>
                            <m:r>
                              <m:rPr/>
                              <m:t>d</m:t>
                            </m:r>
                          </m:sub>
                        </m:sSub>
                        <m:ctrlPr>
                          <w:rPr>
                            <w:rFonts w:ascii="Cambria Math" w:hAnsi="Cambria Math"/>
                            <w:i/>
                          </w:rPr>
                        </m:ctrlPr>
                      </m:e>
                    </m:mr>
                    <m:mr>
                      <m:e>
                        <m:r>
                          <m:rPr>
                            <m:sty m:val="p"/>
                          </m:rPr>
                          <m:t>−</m:t>
                        </m:r>
                        <m:sSub>
                          <m:sSubPr/>
                          <m:e>
                            <m:r>
                              <m:rPr/>
                              <m:t>s</m:t>
                            </m:r>
                          </m:e>
                          <m:sub>
                            <m:sSub>
                              <m:sSubPr/>
                              <m:e>
                                <m:r>
                                  <m:rPr/>
                                  <m:t>θ</m:t>
                                </m:r>
                              </m:e>
                              <m:sub>
                                <m:r>
                                  <m:rPr>
                                    <m:sty m:val="p"/>
                                  </m:rPr>
                                  <m:t>4</m:t>
                                </m:r>
                              </m:sub>
                            </m:sSub>
                          </m:sub>
                        </m:sSub>
                        <m:ctrlPr>
                          <w:rPr>
                            <w:rFonts w:ascii="Cambria Math" w:hAnsi="Cambria Math"/>
                            <w:i/>
                          </w:rPr>
                        </m:ctrlPr>
                      </m:e>
                      <m:e>
                        <m:sSub>
                          <m:sSubPr/>
                          <m:e>
                            <m:r>
                              <m:rPr/>
                              <m:t>c</m:t>
                            </m:r>
                          </m:e>
                          <m:sub>
                            <m:sSub>
                              <m:sSubPr/>
                              <m:e>
                                <m:r>
                                  <m:rPr/>
                                  <m:t>θ</m:t>
                                </m:r>
                              </m:e>
                              <m:sub>
                                <m:r>
                                  <m:rPr>
                                    <m:sty m:val="p"/>
                                  </m:rPr>
                                  <m:t>4</m:t>
                                </m:r>
                              </m:sub>
                            </m:sSub>
                          </m:sub>
                        </m:sSub>
                        <m:ctrlPr>
                          <w:rPr>
                            <w:rFonts w:ascii="Cambria Math" w:hAnsi="Cambria Math"/>
                            <w:i/>
                          </w:rPr>
                        </m:ctrlPr>
                      </m:e>
                      <m:e>
                        <m:sSub>
                          <m:sSubPr/>
                          <m:e>
                            <m:r>
                              <m:rPr/>
                              <m:t>R</m:t>
                            </m:r>
                          </m:e>
                          <m:sub>
                            <m:r>
                              <m:rPr/>
                              <m:t>d</m:t>
                            </m:r>
                          </m:sub>
                        </m:sSub>
                        <m:ctrlPr>
                          <w:rPr>
                            <w:rFonts w:ascii="Cambria Math" w:hAnsi="Cambria Math"/>
                            <w:i/>
                          </w:rPr>
                        </m:ctrlPr>
                      </m:e>
                    </m:mr>
                  </m:m>
                  <m:ctrlPr>
                    <w:rPr>
                      <w:rFonts w:ascii="Cambria Math" w:hAnsi="Cambria Math"/>
                    </w:rPr>
                  </m:ctrlPr>
                </m:e>
              </m:d>
              <m:r>
                <m:rPr>
                  <m:sty m:val="p"/>
                </m:rPr>
                <m:t xml:space="preserve">, </m:t>
              </m:r>
              <m:sSub>
                <m:sSubPr/>
                <m:e>
                  <m:r>
                    <m:rPr/>
                    <m:t>A</m:t>
                  </m:r>
                </m:e>
                <m:sub>
                  <m:r>
                    <m:rPr/>
                    <m:t>n</m:t>
                  </m:r>
                </m:sub>
              </m:sSub>
              <m:r>
                <m:rPr>
                  <m:sty m:val="p"/>
                </m:rPr>
                <m:t>=</m:t>
              </m:r>
              <m:f>
                <m:fPr>
                  <m:ctrlPr>
                    <w:rPr>
                      <w:rFonts w:ascii="Cambria Math" w:hAnsi="Cambria Math"/>
                    </w:rPr>
                  </m:ctrlPr>
                </m:fPr>
                <m:num>
                  <m:r>
                    <m:rPr>
                      <m:sty m:val="p"/>
                    </m:rPr>
                    <m:t>1</m:t>
                  </m:r>
                  <m:ctrlPr>
                    <w:rPr>
                      <w:rFonts w:ascii="Cambria Math" w:hAnsi="Cambria Math"/>
                    </w:rPr>
                  </m:ctrlPr>
                </m:num>
                <m:den>
                  <m:sSub>
                    <m:sSubPr/>
                    <m:e>
                      <m:r>
                        <m:rPr/>
                        <m:t>R</m:t>
                      </m:r>
                    </m:e>
                    <m:sub>
                      <m:r>
                        <m:rPr/>
                        <m:t>g</m:t>
                      </m:r>
                    </m:sub>
                  </m:sSub>
                  <m:ctrlPr>
                    <w:rPr>
                      <w:rFonts w:ascii="Cambria Math" w:hAnsi="Cambria Math"/>
                    </w:rPr>
                  </m:ctrlPr>
                </m:den>
              </m:f>
              <m:d>
                <m:dPr>
                  <m:begChr m:val="["/>
                  <m:endChr m:val="]"/>
                  <m:ctrlPr>
                    <w:rPr>
                      <w:rFonts w:ascii="Cambria Math" w:hAnsi="Cambria Math"/>
                    </w:rPr>
                  </m:ctrlPr>
                </m:dPr>
                <m:e>
                  <m:m>
                    <m:mPr>
                      <m:mcs>
                        <m:mc>
                          <m:mcPr>
                            <m:count m:val="2"/>
                            <m:mcJc m:val="center"/>
                          </m:mcPr>
                        </m:mc>
                      </m:mcs>
                      <m:plcHide m:val="1"/>
                      <m:ctrlPr>
                        <w:rPr>
                          <w:rFonts w:ascii="Cambria Math" w:hAnsi="Cambria Math"/>
                          <w:i/>
                        </w:rPr>
                      </m:ctrlPr>
                    </m:mPr>
                    <m:mr>
                      <m:e>
                        <m:r>
                          <m:rPr>
                            <m:sty m:val="p"/>
                          </m:rPr>
                          <m:t>1</m:t>
                        </m:r>
                        <m:ctrlPr>
                          <w:rPr>
                            <w:rFonts w:ascii="Cambria Math" w:hAnsi="Cambria Math"/>
                            <w:i/>
                          </w:rPr>
                        </m:ctrlPr>
                      </m:e>
                      <m:e>
                        <m:r>
                          <m:rPr>
                            <m:sty m:val="p"/>
                          </m:rPr>
                          <m:t>−1</m:t>
                        </m:r>
                        <m:ctrlPr>
                          <w:rPr>
                            <w:rFonts w:ascii="Cambria Math" w:hAnsi="Cambria Math"/>
                            <w:i/>
                          </w:rPr>
                        </m:ctrlPr>
                      </m:e>
                    </m:mr>
                    <m:mr>
                      <m:e>
                        <m:r>
                          <m:rPr>
                            <m:sty m:val="p"/>
                          </m:rPr>
                          <m:t>1</m:t>
                        </m:r>
                        <m:ctrlPr>
                          <w:rPr>
                            <w:rFonts w:ascii="Cambria Math" w:hAnsi="Cambria Math"/>
                            <w:i/>
                          </w:rPr>
                        </m:ctrlPr>
                      </m:e>
                      <m:e>
                        <m:r>
                          <m:rPr>
                            <m:sty m:val="p"/>
                          </m:rPr>
                          <m:t>1</m:t>
                        </m:r>
                        <m:ctrlPr>
                          <w:rPr>
                            <w:rFonts w:ascii="Cambria Math" w:hAnsi="Cambria Math"/>
                            <w:i/>
                          </w:rPr>
                        </m:ctrlPr>
                      </m:e>
                    </m:mr>
                  </m:m>
                  <m:ctrlPr>
                    <w:rPr>
                      <w:rFonts w:ascii="Cambria Math" w:hAnsi="Cambria Math"/>
                    </w:rPr>
                  </m:ctrlPr>
                </m:e>
              </m:d>
              <m:r>
                <m:rPr>
                  <m:sty m:val="p"/>
                </m:rPr>
                <m:t>.</m:t>
              </m:r>
              <m:r>
                <m:rPr/>
                <m:t>#(2)</m:t>
              </m:r>
              <m:ctrlPr>
                <w:rPr>
                  <w:rFonts w:ascii="Cambria Math" w:hAnsi="Cambria Math"/>
                </w:rPr>
              </m:ctrlPr>
            </m:e>
          </m:eqArr>
        </m:oMath>
      </m:oMathPara>
    </w:p>
    <w:p w14:paraId="7326C064">
      <w:pPr>
        <w:bidi w:val="0"/>
        <w:rPr>
          <w:rFonts w:hint="eastAsia"/>
          <w:b w:val="0"/>
          <w:i w:val="0"/>
        </w:rPr>
      </w:pPr>
      <m:oMath>
        <m:sSub>
          <m:sSubPr/>
          <m:e>
            <m:r>
              <m:rPr>
                <m:sty m:val="p"/>
              </m:rPr>
              <w:rPr>
                <w:rFonts w:ascii="Times New Roman" w:hAnsi="Times New Roman"/>
              </w:rPr>
              <m:t>R</m:t>
            </m:r>
          </m:e>
          <m:sub>
            <m:r>
              <m:rPr>
                <m:sty m:val="p"/>
              </m:rPr>
              <w:rPr>
                <w:rFonts w:ascii="Times New Roman" w:hAnsi="Times New Roman"/>
              </w:rPr>
              <m:t>g</m:t>
            </m:r>
          </m:sub>
        </m:sSub>
      </m:oMath>
      <w:r>
        <w:t xml:space="preserve"> is the radius of the driving pulley for </w:t>
      </w:r>
      <m:oMath>
        <m:sSub>
          <m:sSubPr/>
          <m:e>
            <m:r>
              <m:rPr>
                <m:sty m:val="p"/>
              </m:rPr>
              <w:rPr>
                <w:rFonts w:ascii="Times New Roman" w:hAnsi="Times New Roman"/>
              </w:rPr>
              <m:t>W</m:t>
            </m:r>
          </m:e>
          <m:sub>
            <m:r>
              <m:rPr>
                <m:sty m:val="p"/>
              </m:rPr>
              <w:rPr>
                <w:rFonts w:ascii="Times New Roman" w:hAnsi="Times New Roman"/>
              </w:rPr>
              <m:t>5</m:t>
            </m:r>
          </m:sub>
        </m:sSub>
      </m:oMath>
      <w:r>
        <w:t xml:space="preserve"> and </w:t>
      </w:r>
      <m:oMath>
        <m:sSub>
          <m:sSubPr/>
          <m:e>
            <m:r>
              <m:rPr>
                <m:sty m:val="p"/>
              </m:rPr>
              <w:rPr>
                <w:rFonts w:ascii="Times New Roman" w:hAnsi="Times New Roman"/>
              </w:rPr>
              <m:t>W</m:t>
            </m:r>
          </m:e>
          <m:sub>
            <m:r>
              <m:rPr>
                <m:sty m:val="p"/>
              </m:rPr>
              <w:rPr>
                <w:rFonts w:ascii="Times New Roman" w:hAnsi="Times New Roman"/>
              </w:rPr>
              <m:t>6</m:t>
            </m:r>
          </m:sub>
        </m:sSub>
      </m:oMath>
      <w:r>
        <w:t xml:space="preserve">, and </w:t>
      </w:r>
      <m:oMath>
        <m:sSub>
          <m:sSubPr/>
          <m:e>
            <m:r>
              <m:rPr>
                <m:sty m:val="p"/>
              </m:rPr>
              <w:rPr>
                <w:rFonts w:ascii="Times New Roman" w:hAnsi="Times New Roman"/>
              </w:rPr>
              <m:t>R</m:t>
            </m:r>
          </m:e>
          <m:sub>
            <m:r>
              <m:rPr>
                <m:sty m:val="p"/>
              </m:rPr>
              <w:rPr>
                <w:rFonts w:ascii="Times New Roman" w:hAnsi="Times New Roman"/>
              </w:rPr>
              <m:t>w</m:t>
            </m:r>
          </m:sub>
        </m:sSub>
      </m:oMath>
      <w:r>
        <w:t xml:space="preserve"> is the radius of the robot wheel. In (2), we use notations </w:t>
      </w:r>
      <m:oMath>
        <m:sSub>
          <m:sSubPr/>
          <m:e>
            <m:r>
              <m:rPr>
                <m:sty m:val="p"/>
              </m:rPr>
              <w:rPr>
                <w:rFonts w:ascii="Times New Roman" w:hAnsi="Times New Roman"/>
              </w:rPr>
              <m:t>s</m:t>
            </m:r>
          </m:e>
          <m:sub>
            <m:r>
              <m:rPr>
                <m:sty m:val="p"/>
              </m:rPr>
              <w:rPr>
                <w:rFonts w:ascii="Times New Roman" w:hAnsi="Times New Roman"/>
              </w:rPr>
              <m:t>θ</m:t>
            </m:r>
          </m:sub>
        </m:sSub>
        <m:r>
          <m:rPr>
            <m:sty m:val="p"/>
          </m:rPr>
          <w:rPr>
            <w:rFonts w:ascii="Times New Roman" w:hAnsi="Times New Roman"/>
          </w:rPr>
          <m:t>=sin⁡θ</m:t>
        </m:r>
      </m:oMath>
      <w:r>
        <w:t xml:space="preserve"> and </w:t>
      </w:r>
      <m:oMath>
        <m:sSub>
          <m:sSubPr/>
          <m:e>
            <m:r>
              <m:rPr>
                <m:sty m:val="p"/>
              </m:rPr>
              <w:rPr>
                <w:rFonts w:ascii="Times New Roman" w:hAnsi="Times New Roman"/>
              </w:rPr>
              <m:t>c</m:t>
            </m:r>
          </m:e>
          <m:sub>
            <m:r>
              <m:rPr>
                <m:sty m:val="p"/>
              </m:rPr>
              <w:rPr>
                <w:rFonts w:ascii="Times New Roman" w:hAnsi="Times New Roman"/>
              </w:rPr>
              <m:t>θ</m:t>
            </m:r>
          </m:sub>
        </m:sSub>
        <m:r>
          <m:rPr>
            <m:sty m:val="p"/>
          </m:rPr>
          <w:rPr>
            <w:rFonts w:ascii="Times New Roman" w:hAnsi="Times New Roman"/>
          </w:rPr>
          <m:t>=cos⁡θ</m:t>
        </m:r>
      </m:oMath>
      <w:r>
        <w:t xml:space="preserve"> for </w:t>
      </w:r>
      <m:oMath>
        <m:r>
          <m:rPr>
            <m:sty m:val="p"/>
          </m:rPr>
          <w:rPr>
            <w:rFonts w:ascii="Times New Roman" w:hAnsi="Times New Roman"/>
          </w:rPr>
          <m:t>θ</m:t>
        </m:r>
      </m:oMath>
      <w:r>
        <w:t xml:space="preserve"> and other angles. Angles </w:t>
      </w:r>
      <m:oMath>
        <m:sSub>
          <m:sSubPr/>
          <m:e>
            <m:r>
              <m:rPr>
                <m:sty m:val="p"/>
              </m:rPr>
              <w:rPr>
                <w:rFonts w:ascii="Times New Roman" w:hAnsi="Times New Roman"/>
              </w:rPr>
              <m:t>θ</m:t>
            </m:r>
          </m:e>
          <m:sub>
            <m:r>
              <m:rPr>
                <m:sty m:val="p"/>
              </m:rPr>
              <w:rPr>
                <w:rFonts w:ascii="Times New Roman" w:hAnsi="Times New Roman"/>
              </w:rPr>
              <m:t>1</m:t>
            </m:r>
          </m:sub>
        </m:sSub>
        <m:r>
          <m:rPr>
            <m:sty m:val="p"/>
          </m:rPr>
          <w:rPr>
            <w:rFonts w:ascii="Times New Roman" w:hAnsi="Times New Roman"/>
          </w:rPr>
          <m:t>=θ+π/4</m:t>
        </m:r>
      </m:oMath>
      <w:r>
        <w:t xml:space="preserve"> and </w:t>
      </w:r>
      <m:oMath>
        <m:sSub>
          <m:sSubPr/>
          <m:e>
            <m:r>
              <m:rPr>
                <m:sty m:val="p"/>
              </m:rPr>
              <w:rPr>
                <w:rFonts w:ascii="Times New Roman" w:hAnsi="Times New Roman"/>
              </w:rPr>
              <m:t>θ</m:t>
            </m:r>
          </m:e>
          <m:sub>
            <m:r>
              <m:rPr>
                <m:sty m:val="p"/>
              </m:rPr>
              <w:rPr>
                <w:rFonts w:ascii="Times New Roman" w:hAnsi="Times New Roman"/>
              </w:rPr>
              <m:t>i+1</m:t>
            </m:r>
          </m:sub>
        </m:sSub>
        <m:r>
          <m:rPr>
            <m:sty m:val="p"/>
          </m:rPr>
          <w:rPr>
            <w:rFonts w:ascii="Times New Roman" w:hAnsi="Times New Roman"/>
          </w:rPr>
          <m:t>=</m:t>
        </m:r>
        <m:sSub>
          <m:sSubPr/>
          <m:e>
            <m:r>
              <m:rPr>
                <m:sty m:val="p"/>
              </m:rPr>
              <w:rPr>
                <w:rFonts w:ascii="Times New Roman" w:hAnsi="Times New Roman"/>
              </w:rPr>
              <m:t>θ</m:t>
            </m:r>
          </m:e>
          <m:sub>
            <m:r>
              <m:rPr>
                <m:sty m:val="p"/>
              </m:rPr>
              <w:rPr>
                <w:rFonts w:ascii="Times New Roman" w:hAnsi="Times New Roman"/>
              </w:rPr>
              <m:t>i</m:t>
            </m:r>
          </m:sub>
        </m:sSub>
        <m:r>
          <m:rPr>
            <m:sty m:val="p"/>
          </m:rPr>
          <w:rPr>
            <w:rFonts w:ascii="Times New Roman" w:hAnsi="Times New Roman"/>
          </w:rPr>
          <m:t>+π/2</m:t>
        </m:r>
      </m:oMath>
      <w:r>
        <w:t xml:space="preserve">, </w:t>
      </w:r>
      <m:oMath>
        <m:r>
          <m:rPr>
            <m:sty m:val="p"/>
          </m:rPr>
          <w:rPr>
            <w:rFonts w:ascii="Times New Roman" w:hAnsi="Times New Roman"/>
          </w:rPr>
          <m:t>i=1,2,3</m:t>
        </m:r>
      </m:oMath>
      <w:r>
        <w:t>.</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59E9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2AE83E2A">
            <w:pPr>
              <w:bidi w:val="0"/>
              <w:ind w:left="0" w:leftChars="0" w:firstLine="0" w:firstLineChars="0"/>
              <w:jc w:val="center"/>
              <w:rPr>
                <w:rFonts w:hint="eastAsia"/>
                <w:lang w:eastAsia="zh-CN"/>
              </w:rPr>
            </w:pPr>
            <w:r>
              <w:drawing>
                <wp:inline distT="0" distB="0" distL="114300" distR="114300">
                  <wp:extent cx="2644140" cy="2437130"/>
                  <wp:effectExtent l="0" t="0" r="3810"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4"/>
                          <a:stretch>
                            <a:fillRect/>
                          </a:stretch>
                        </pic:blipFill>
                        <pic:spPr>
                          <a:xfrm>
                            <a:off x="0" y="0"/>
                            <a:ext cx="2644140" cy="2437130"/>
                          </a:xfrm>
                          <a:prstGeom prst="rect">
                            <a:avLst/>
                          </a:prstGeom>
                          <a:noFill/>
                          <a:ln>
                            <a:noFill/>
                          </a:ln>
                        </pic:spPr>
                      </pic:pic>
                    </a:graphicData>
                  </a:graphic>
                </wp:inline>
              </w:drawing>
            </w:r>
          </w:p>
        </w:tc>
      </w:tr>
      <w:tr w14:paraId="66AE5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4F6F3A52">
            <w:pPr>
              <w:pStyle w:val="12"/>
              <w:rPr>
                <w:rFonts w:hint="eastAsia"/>
                <w:vertAlign w:val="baseline"/>
                <w:lang w:eastAsia="zh-CN"/>
              </w:rPr>
            </w:pPr>
            <w:r>
              <w:t xml:space="preserve">Fig. </w:t>
            </w:r>
            <w:r>
              <w:fldChar w:fldCharType="begin"/>
            </w:r>
            <w:r>
              <w:instrText xml:space="preserve"> SEQ Fig. \* ARABIC </w:instrText>
            </w:r>
            <w:r>
              <w:fldChar w:fldCharType="separate"/>
            </w:r>
            <w:r>
              <w:t>3</w:t>
            </w:r>
            <w:r>
              <w:fldChar w:fldCharType="end"/>
            </w:r>
            <w:r>
              <w:rPr>
                <w:rFonts w:hint="eastAsia"/>
              </w:rPr>
              <w:t>Schematic of the filling</w:t>
            </w:r>
            <w:r>
              <w:rPr>
                <w:rFonts w:hint="eastAsia"/>
                <w:lang w:val="en-US" w:eastAsia="zh-CN"/>
              </w:rPr>
              <w:t xml:space="preserve"> </w:t>
            </w:r>
            <w:r>
              <w:rPr>
                <w:rFonts w:hint="eastAsia"/>
              </w:rPr>
              <w:t>nozzle driving mechanism and robotic kinematic configuration.</w:t>
            </w:r>
          </w:p>
        </w:tc>
      </w:tr>
    </w:tbl>
    <w:p w14:paraId="2CB53B41">
      <w:pPr>
        <w:widowControl/>
        <w:tabs>
          <w:tab w:val="center" w:pos="4535"/>
          <w:tab w:val="right" w:pos="9014"/>
        </w:tabs>
        <w:spacing w:before="40" w:after="100" w:line="240" w:lineRule="auto"/>
        <w:rPr>
          <w:rFonts w:ascii="Calibri" w:hAnsi="Calibri" w:eastAsia="宋体"/>
          <w:b w:val="0"/>
          <w:i w:val="0"/>
          <w:color w:val="1B1F23"/>
          <w:kern w:val="0"/>
          <w:sz w:val="20"/>
          <w:lang w:eastAsia="en-US"/>
        </w:rPr>
      </w:pPr>
    </w:p>
    <w:p w14:paraId="4BED6D3E">
      <w:pPr>
        <w:pStyle w:val="2"/>
        <w:bidi w:val="0"/>
        <w:rPr>
          <w:lang w:eastAsia="zh-CN"/>
        </w:rPr>
      </w:pPr>
      <w:r>
        <w:rPr>
          <w:rFonts w:hint="eastAsia"/>
          <w:lang w:eastAsia="zh-CN"/>
        </w:rPr>
        <w:t>Methodology for integrated inspection and repair</w:t>
      </w:r>
    </w:p>
    <w:p w14:paraId="7121C01C">
      <w:pPr>
        <w:pStyle w:val="3"/>
        <w:bidi w:val="0"/>
        <w:rPr>
          <w:lang w:eastAsia="zh-CN"/>
        </w:rPr>
      </w:pPr>
      <w:r>
        <w:rPr>
          <w:rFonts w:hint="eastAsia"/>
          <w:lang w:eastAsia="zh-CN"/>
        </w:rPr>
        <w:t>SegFormer-B0 Encoder and MLP Decoder</w:t>
      </w:r>
    </w:p>
    <w:p w14:paraId="3D132A78">
      <w:pPr>
        <w:bidi w:val="0"/>
        <w:spacing w:line="276" w:lineRule="auto"/>
        <w:rPr>
          <w:rFonts w:hint="eastAsia" w:eastAsia="宋体"/>
          <w:lang w:val="en-US" w:eastAsia="zh-CN"/>
        </w:rPr>
      </w:pPr>
      <m:oMath>
        <m:r>
          <m:rPr>
            <m:sty m:val="p"/>
          </m:rPr>
          <w:rPr>
            <w:rFonts w:ascii="Times New Roman" w:hAnsi="Times New Roman"/>
          </w:rPr>
          <m:t>I∈</m:t>
        </m:r>
        <m:sSup>
          <m:sSupPr/>
          <m:e>
            <m:r>
              <m:rPr>
                <m:sty m:val="p"/>
                <m:scr m:val="double-struck"/>
              </m:rPr>
              <w:rPr>
                <w:rFonts w:ascii="Times New Roman" w:hAnsi="Times New Roman" w:eastAsia="MS Mincho"/>
              </w:rPr>
              <m:t>ℝ</m:t>
            </m:r>
          </m:e>
          <m:sup>
            <m:r>
              <m:rPr>
                <m:sty m:val="p"/>
              </m:rPr>
              <w:rPr>
                <w:rFonts w:ascii="Times New Roman" w:hAnsi="Times New Roman"/>
              </w:rPr>
              <m:t>3×H×W</m:t>
            </m:r>
          </m:sup>
        </m:sSup>
      </m:oMath>
      <m:oMath>
        <m:r>
          <m:rPr>
            <m:sty m:val="p"/>
          </m:rPr>
          <w:rPr>
            <w:rFonts w:ascii="Times New Roman" w:hAnsi="Times New Roman"/>
          </w:rPr>
          <m:t>i</m:t>
        </m:r>
      </m:oMath>
      <w:r>
        <w:rPr>
          <w:rFonts w:ascii="Microsoft YaHei" w:hAnsi="Microsoft YaHei" w:eastAsia="Microsoft YaHei"/>
          <w:b w:val="0"/>
          <w:i w:val="0"/>
          <w:color w:val="000000"/>
          <w:sz w:val="21"/>
        </w:rPr>
        <w:t>本研究采用 SegFormer-B0 作为路面裂缝语义分割的基础模型。其编码器为四阶段 Mix Vision Transformer（MiT-B0），使用重叠式 patch embedding 和空间缩减注意力提取多尺度特征。MiT-B0 的四个阶段参数分别为：通道数 [32, 64, 160, 256]，attention heads [1, 2, 5, 8]，Transformer blocks [2, 2, 2, 2]，sr_ratio [8, 4, 2, 1]。各阶段的 MLP ratio 均为 4，qkv_bias 开启，drop path rate 为 0.1。对于 400 × 400 输入，四个阶段实际输出尺寸为 100 × 100 × 32、50 × 50 × 64、25 × 25 × 160 和 13 × 13 × 256，其中最后一个空间尺寸由 3 × 3、stride=2、padding=1 的重叠式 patch embedding 产生。</w:t>
      </w:r>
    </w:p>
    <w:p w14:paraId="690F5B7A">
      <w:pPr>
        <w:bidi w:val="0"/>
      </w:pPr>
      <m:oMathPara>
        <m:oMathParaPr>
          <m:jc m:val="center"/>
        </m:oMathParaPr>
        <m:oMath>
          <m:sSub>
            <m:sSubPr/>
            <m:e>
              <m:r>
                <m:rPr>
                  <m:sty m:val="p"/>
                </m:rPr>
                <w:rPr>
                  <w:rFonts w:ascii="Times New Roman" w:hAnsi="Times New Roman"/>
                </w:rPr>
                <m:t>F</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MiT</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F</m:t>
              </m:r>
            </m:e>
            <m:sub>
              <m:r>
                <m:rPr>
                  <m:sty m:val="p"/>
                </m:rPr>
                <w:rPr>
                  <w:rFonts w:ascii="Times New Roman" w:hAnsi="Times New Roman"/>
                </w:rPr>
                <m:t>i−1</m:t>
              </m:r>
            </m:sub>
          </m:sSub>
          <m:r>
            <m:rPr>
              <m:sty m:val="p"/>
            </m:rPr>
            <w:rPr>
              <w:rFonts w:ascii="Times New Roman" w:hAnsi="Times New Roman"/>
            </w:rPr>
            <m:t xml:space="preserve">), </m:t>
          </m:r>
          <m:sSub>
            <m:sSubPr/>
            <m:e>
              <m:r>
                <m:rPr>
                  <m:sty m:val="p"/>
                </m:rPr>
                <w:rPr>
                  <w:rFonts w:ascii="Times New Roman" w:hAnsi="Times New Roman"/>
                </w:rPr>
                <m:t>F</m:t>
              </m:r>
            </m:e>
            <m:sub>
              <m:r>
                <m:rPr>
                  <m:sty m:val="p"/>
                </m:rPr>
                <w:rPr>
                  <w:rFonts w:ascii="Times New Roman" w:hAnsi="Times New Roman"/>
                </w:rPr>
                <m:t>i</m:t>
              </m:r>
            </m:sub>
          </m:sSub>
          <m:r>
            <m:rPr>
              <m:sty m:val="p"/>
            </m:rPr>
            <w:rPr>
              <w:rFonts w:ascii="Times New Roman" w:hAnsi="Times New Roman"/>
            </w:rPr>
            <m:t>∈</m:t>
          </m:r>
          <m:sSup>
            <m:sSupPr/>
            <m:e>
              <m:r>
                <m:rPr>
                  <m:sty m:val="p"/>
                  <m:scr m:val="double-struck"/>
                </m:rPr>
                <w:rPr>
                  <w:rFonts w:ascii="Times New Roman" w:hAnsi="Times New Roman" w:eastAsia="MS Mincho"/>
                </w:rPr>
                <m:t>ℝ</m:t>
              </m:r>
            </m:e>
            <m:sup>
              <m:sSub>
                <m:sSubPr/>
                <m:e>
                  <m:r>
                    <m:rPr>
                      <m:sty m:val="p"/>
                    </m:rPr>
                    <w:rPr>
                      <w:rFonts w:ascii="Times New Roman" w:hAnsi="Times New Roman"/>
                    </w:rPr>
                    <m:t>C</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H</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W</m:t>
                  </m:r>
                </m:e>
                <m:sub>
                  <m:r>
                    <m:rPr>
                      <m:sty m:val="p"/>
                    </m:rPr>
                    <w:rPr>
                      <w:rFonts w:ascii="Times New Roman" w:hAnsi="Times New Roman"/>
                    </w:rPr>
                    <m:t>i</m:t>
                  </m:r>
                </m:sub>
              </m:sSub>
            </m:sup>
          </m:sSup>
          <m:r>
            <m:rPr>
              <m:sty m:val="p"/>
            </m:rPr>
            <w:rPr>
              <w:rFonts w:ascii="Times New Roman" w:hAnsi="Times New Roman"/>
            </w:rPr>
            <m:t>, i=1,2,3,4.</m:t>
          </m:r>
        </m:oMath>
      </m:oMathPara>
    </w:p>
    <w:p w14:paraId="5110F395">
      <w:pPr>
        <w:bidi w:val="0"/>
        <w:spacing w:line="276" w:lineRule="auto"/>
      </w:pPr>
      <w:r>
        <w:rPr>
          <w:rFonts w:ascii="Microsoft YaHei" w:hAnsi="Microsoft YaHei" w:eastAsia="Microsoft YaHei"/>
          <w:b w:val="0"/>
          <w:i w:val="0"/>
          <w:color w:val="000000"/>
          <w:sz w:val="21"/>
        </w:rPr>
        <w:t>第 i 个阶段的输出记为 F_i ∈ R^(C_i × H_i × W_i)，其中 (C_i, H_i, W_i) 依次为 (32,100,100)、(64,50,50)、(160,25,25) 和 (256,13,13)。四个阶段分别保留不同空间分辨率和语义层次，使网络同时利用长裂缝的区域上下文与细裂缝的局部纹理。</w:t>
      </w:r>
    </w:p>
    <w:p w14:paraId="4CD5A1E9">
      <w:pPr>
        <w:bidi w:val="0"/>
      </w:pPr>
      <m:oMathPara>
        <m:oMathParaPr>
          <m:jc m:val="center"/>
        </m:oMathParaPr>
        <m:oMath>
          <m:sSub>
            <m:sSubPr/>
            <m:e>
              <m:r>
                <m:rPr>
                  <m:sty m:val="p"/>
                </m:rPr>
                <w:rPr>
                  <w:rFonts w:ascii="Times New Roman" w:hAnsi="Times New Roman"/>
                </w:rPr>
                <m:t>E</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MLP</m:t>
              </m:r>
            </m:e>
            <m:sub>
              <m:r>
                <m:rPr>
                  <m:sty m:val="p"/>
                </m:rPr>
                <w:rPr>
                  <w:rFonts w:ascii="Times New Roman" w:hAnsi="Times New Roman"/>
                </w:rPr>
                <m:t>i</m:t>
              </m:r>
            </m:sub>
          </m:sSub>
          <m:r>
            <m:rPr>
              <m:sty m:val="p"/>
            </m:rPr>
            <w:rPr>
              <w:rFonts w:ascii="Times New Roman" w:hAnsi="Times New Roman"/>
            </w:rPr>
            <m:t>(Flatten(</m:t>
          </m:r>
          <m:sSub>
            <m:sSubPr/>
            <m:e>
              <m:r>
                <m:rPr>
                  <m:sty m:val="p"/>
                </m:rPr>
                <w:rPr>
                  <w:rFonts w:ascii="Times New Roman" w:hAnsi="Times New Roman"/>
                </w:rPr>
                <m:t>F</m:t>
              </m:r>
            </m:e>
            <m:sub>
              <m:r>
                <m:rPr>
                  <m:sty m:val="p"/>
                </m:rPr>
                <w:rPr>
                  <w:rFonts w:ascii="Times New Roman" w:hAnsi="Times New Roman"/>
                </w:rPr>
                <m:t>i</m:t>
              </m:r>
            </m:sub>
          </m:sSub>
          <m:r>
            <m:rPr>
              <m:sty m:val="p"/>
            </m:rPr>
            <w:rPr>
              <w:rFonts w:ascii="Times New Roman" w:hAnsi="Times New Roman"/>
            </w:rPr>
            <m:t xml:space="preserve">)), </m:t>
          </m:r>
          <m:sSub>
            <m:sSubPr/>
            <m:e>
              <m:r>
                <m:rPr>
                  <m:sty m:val="p"/>
                </m:rPr>
                <w:rPr>
                  <w:rFonts w:ascii="Times New Roman" w:hAnsi="Times New Roman"/>
                </w:rPr>
                <m:t>E</m:t>
              </m:r>
            </m:e>
            <m:sub>
              <m:r>
                <m:rPr>
                  <m:sty m:val="p"/>
                </m:rPr>
                <w:rPr>
                  <w:rFonts w:ascii="Times New Roman" w:hAnsi="Times New Roman"/>
                </w:rPr>
                <m:t>i</m:t>
              </m:r>
            </m:sub>
          </m:sSub>
          <m:r>
            <m:rPr>
              <m:sty m:val="p"/>
            </m:rPr>
            <w:rPr>
              <w:rFonts w:ascii="Times New Roman" w:hAnsi="Times New Roman"/>
            </w:rPr>
            <m:t>∈</m:t>
          </m:r>
          <m:sSup>
            <m:sSupPr/>
            <m:e>
              <m:r>
                <m:rPr>
                  <m:sty m:val="p"/>
                  <m:scr m:val="double-struck"/>
                </m:rPr>
                <w:rPr>
                  <w:rFonts w:ascii="Times New Roman" w:hAnsi="Times New Roman" w:eastAsia="MS Mincho"/>
                </w:rPr>
                <m:t>ℝ</m:t>
              </m:r>
            </m:e>
            <m:sup>
              <m:r>
                <m:rPr>
                  <m:sty m:val="p"/>
                </m:rPr>
                <w:rPr>
                  <w:rFonts w:ascii="Times New Roman" w:hAnsi="Times New Roman"/>
                </w:rPr>
                <m:t>(</m:t>
              </m:r>
              <m:sSub>
                <m:sSubPr/>
                <m:e>
                  <m:r>
                    <m:rPr>
                      <m:sty m:val="p"/>
                    </m:rPr>
                    <w:rPr>
                      <w:rFonts w:ascii="Times New Roman" w:hAnsi="Times New Roman"/>
                    </w:rPr>
                    <m:t>H</m:t>
                  </m:r>
                </m:e>
                <m:sub>
                  <m:r>
                    <m:rPr>
                      <m:sty m:val="p"/>
                    </m:rPr>
                    <w:rPr>
                      <w:rFonts w:ascii="Times New Roman" w:hAnsi="Times New Roman"/>
                    </w:rPr>
                    <m:t>i</m:t>
                  </m:r>
                </m:sub>
              </m:sSub>
              <m:sSub>
                <m:sSubPr/>
                <m:e>
                  <m:r>
                    <m:rPr>
                      <m:sty m:val="p"/>
                    </m:rPr>
                    <w:rPr>
                      <w:rFonts w:ascii="Times New Roman" w:hAnsi="Times New Roman"/>
                    </w:rPr>
                    <m:t>W</m:t>
                  </m:r>
                </m:e>
                <m:sub>
                  <m:r>
                    <m:rPr>
                      <m:sty m:val="p"/>
                    </m:rPr>
                    <w:rPr>
                      <w:rFonts w:ascii="Times New Roman" w:hAnsi="Times New Roman"/>
                    </w:rPr>
                    <m:t>i</m:t>
                  </m:r>
                </m:sub>
              </m:sSub>
              <m:r>
                <m:rPr>
                  <m:sty m:val="p"/>
                </m:rPr>
                <w:rPr>
                  <w:rFonts w:ascii="Times New Roman" w:hAnsi="Times New Roman"/>
                </w:rPr>
                <m:t>)×C</m:t>
              </m:r>
            </m:sup>
          </m:sSup>
          <m:r>
            <m:rPr>
              <m:sty m:val="p"/>
            </m:rPr>
            <w:rPr>
              <w:rFonts w:ascii="Times New Roman" w:hAnsi="Times New Roman"/>
            </w:rPr>
            <m:t>.</m:t>
          </m:r>
        </m:oMath>
      </m:oMathPara>
    </w:p>
    <w:p w14:paraId="71846F95">
      <w:pPr>
        <w:bidi w:val="0"/>
        <w:spacing w:line="276" w:lineRule="auto"/>
      </w:pPr>
      <m:oMath>
        <m:sSub>
          <m:sSubPr/>
          <m:e>
            <m:r>
              <m:rPr>
                <m:sty m:val="p"/>
              </m:rPr>
              <w:rPr>
                <w:rFonts w:ascii="Times New Roman" w:hAnsi="Times New Roman"/>
              </w:rPr>
              <m:t>E</m:t>
            </m:r>
          </m:e>
          <m:sub>
            <m:r>
              <m:rPr>
                <m:sty m:val="p"/>
              </m:rPr>
              <w:rPr>
                <w:rFonts w:ascii="Times New Roman" w:hAnsi="Times New Roman"/>
              </w:rPr>
              <m:t>i</m:t>
            </m:r>
          </m:sub>
        </m:sSub>
      </m:oMath>
      <w:r>
        <w:rPr>
          <w:rFonts w:ascii="Microsoft YaHei" w:hAnsi="Microsoft YaHei" w:eastAsia="Microsoft YaHei"/>
          <w:b w:val="0"/>
          <w:i w:val="0"/>
          <w:color w:val="000000"/>
          <w:sz w:val="21"/>
        </w:rPr>
        <w:t>对于每个阶段，PaddleSeg 实现首先将二维特征展平为 token 序列，再通过线性层投影到统一的 256 维嵌入空间： E_i = MLP_i(Flatten(F_i)) ∈ R^((H_iW_i) × 256)。随后将 token 重排为空间特征，并通过双线性插值将第 2 至第 4 阶段上采样到第一阶段的 100 × 100 空间尺寸： F̂_i = Up_{100×100}(Reshape(E_i))。</w:t>
      </w:r>
    </w:p>
    <w:p w14:paraId="4516A4CA">
      <w:pPr>
        <w:bidi w:val="0"/>
      </w:pPr>
      <m:oMathPara>
        <m:oMathParaPr>
          <m:jc m:val="center"/>
        </m:oMathParaPr>
        <m:oMath>
          <m:sSub>
            <m:sSubPr/>
            <m:e>
              <m:acc>
                <m:accPr>
                  <m:chr m:val="̃"/>
                </m:accPr>
                <m:e>
                  <m:r>
                    <m:rPr>
                      <m:sty m:val="p"/>
                    </m:rPr>
                    <w:rPr>
                      <w:rFonts w:ascii="Times New Roman" w:hAnsi="Times New Roman"/>
                    </w:rPr>
                    <m:t>F</m:t>
                  </m:r>
                </m:e>
              </m:acc>
            </m:e>
            <m:sub>
              <m:r>
                <m:rPr>
                  <m:sty m:val="p"/>
                </m:rPr>
                <w:rPr>
                  <w:rFonts w:ascii="Times New Roman" w:hAnsi="Times New Roman"/>
                </w:rPr>
                <m:t>i</m:t>
              </m:r>
            </m:sub>
          </m:sSub>
          <m:r>
            <m:rPr>
              <m:sty m:val="p"/>
            </m:rPr>
            <w:rPr>
              <w:rFonts w:ascii="Times New Roman" w:hAnsi="Times New Roman"/>
            </w:rPr>
            <m:t>=Reshape(</m:t>
          </m:r>
          <m:sSub>
            <m:sSubPr/>
            <m:e>
              <m:r>
                <m:rPr>
                  <m:sty m:val="p"/>
                </m:rPr>
                <w:rPr>
                  <w:rFonts w:ascii="Times New Roman" w:hAnsi="Times New Roman"/>
                </w:rPr>
                <m:t>E</m:t>
              </m:r>
            </m:e>
            <m:sub>
              <m:r>
                <m:rPr>
                  <m:sty m:val="p"/>
                </m:rPr>
                <w:rPr>
                  <w:rFonts w:ascii="Times New Roman" w:hAnsi="Times New Roman"/>
                </w:rPr>
                <m:t>i</m:t>
              </m:r>
            </m:sub>
          </m:sSub>
          <m:r>
            <m:rPr>
              <m:sty m:val="p"/>
            </m:rPr>
            <w:rPr>
              <w:rFonts w:ascii="Times New Roman" w:hAnsi="Times New Roman"/>
            </w:rPr>
            <m:t xml:space="preserve">), </m:t>
          </m:r>
          <m:sSub>
            <m:sSubPr/>
            <m:e>
              <m:acc>
                <m:accPr/>
                <m:e>
                  <m:r>
                    <m:rPr>
                      <m:sty m:val="p"/>
                    </m:rPr>
                    <w:rPr>
                      <w:rFonts w:ascii="Times New Roman" w:hAnsi="Times New Roman"/>
                    </w:rPr>
                    <m:t>F</m:t>
                  </m:r>
                </m:e>
              </m:acc>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Up</m:t>
              </m:r>
            </m:e>
            <m:sub>
              <m:sSub>
                <m:sSubPr/>
                <m:e>
                  <m:r>
                    <m:rPr>
                      <m:sty m:val="p"/>
                    </m:rPr>
                    <w:rPr>
                      <w:rFonts w:ascii="Times New Roman" w:hAnsi="Times New Roman"/>
                    </w:rPr>
                    <m:t>H</m:t>
                  </m:r>
                </m:e>
                <m:sub>
                  <m:r>
                    <m:rPr>
                      <m:sty m:val="p"/>
                    </m:rPr>
                    <w:rPr>
                      <w:rFonts w:ascii="Times New Roman" w:hAnsi="Times New Roman"/>
                    </w:rPr>
                    <m:t>1</m:t>
                  </m:r>
                </m:sub>
              </m:sSub>
              <m:r>
                <m:rPr>
                  <m:sty m:val="p"/>
                </m:rPr>
                <w:rPr>
                  <w:rFonts w:ascii="Times New Roman" w:hAnsi="Times New Roman"/>
                </w:rPr>
                <m:t>,</m:t>
              </m:r>
              <m:sSub>
                <m:sSubPr/>
                <m:e>
                  <m:r>
                    <m:rPr>
                      <m:sty m:val="p"/>
                    </m:rPr>
                    <w:rPr>
                      <w:rFonts w:ascii="Times New Roman" w:hAnsi="Times New Roman"/>
                    </w:rPr>
                    <m:t>W</m:t>
                  </m:r>
                </m:e>
                <m:sub>
                  <m:r>
                    <m:rPr>
                      <m:sty m:val="p"/>
                    </m:rPr>
                    <w:rPr>
                      <w:rFonts w:ascii="Times New Roman" w:hAnsi="Times New Roman"/>
                    </w:rPr>
                    <m:t>1</m:t>
                  </m:r>
                </m:sub>
              </m:sSub>
            </m:sub>
          </m:sSub>
          <m:r>
            <m:rPr>
              <m:sty m:val="p"/>
            </m:rPr>
            <w:rPr>
              <w:rFonts w:ascii="Times New Roman" w:hAnsi="Times New Roman"/>
            </w:rPr>
            <m:t>(</m:t>
          </m:r>
          <m:sSub>
            <m:sSubPr/>
            <m:e>
              <m:acc>
                <m:accPr>
                  <m:chr m:val="̃"/>
                </m:accPr>
                <m:e>
                  <m:r>
                    <m:rPr>
                      <m:sty m:val="p"/>
                    </m:rPr>
                    <w:rPr>
                      <w:rFonts w:ascii="Times New Roman" w:hAnsi="Times New Roman"/>
                    </w:rPr>
                    <m:t>F</m:t>
                  </m:r>
                </m:e>
              </m:acc>
            </m:e>
            <m:sub>
              <m:r>
                <m:rPr>
                  <m:sty m:val="p"/>
                </m:rPr>
                <w:rPr>
                  <w:rFonts w:ascii="Times New Roman" w:hAnsi="Times New Roman"/>
                </w:rPr>
                <m:t>i</m:t>
              </m:r>
            </m:sub>
          </m:sSub>
          <m:r>
            <m:rPr>
              <m:sty m:val="p"/>
            </m:rPr>
            <w:rPr>
              <w:rFonts w:ascii="Times New Roman" w:hAnsi="Times New Roman"/>
            </w:rPr>
            <m:t>).</m:t>
          </m:r>
        </m:oMath>
      </m:oMathPara>
    </w:p>
    <w:p w14:paraId="578D20CA">
      <w:pPr>
        <w:bidi w:val="0"/>
        <w:spacing w:line="276" w:lineRule="auto"/>
      </w:pPr>
      <m:oMath>
        <m:r>
          <m:rPr>
            <m:sty m:val="p"/>
          </m:rPr>
          <w:rPr>
            <w:rFonts w:ascii="Times New Roman" w:hAnsi="Times New Roman"/>
          </w:rPr>
          <m:t>1×1</m:t>
        </m:r>
      </m:oMath>
      <w:r>
        <w:rPr>
          <w:rFonts w:ascii="Microsoft YaHei" w:hAnsi="Microsoft YaHei" w:eastAsia="Microsoft YaHei"/>
          <w:b w:val="0"/>
          <w:i w:val="0"/>
          <w:color w:val="000000"/>
          <w:sz w:val="21"/>
        </w:rPr>
        <w:t>四个尺度的特征按照 [F̂_4, F̂_3, F̂_2, F̂_1] 在通道维拼接，得到 1024 通道特征；随后使用 1 × 1 ConvBNReLU（1024 → 256）进行融合。融合结果经过 Dropout2D(p=0.1)，再由 1 × 1 分类卷积（256 → 2）产生背景/裂缝 logits，最后通过双线性插值恢复到输入图像的 H × W 尺寸： Z = Conv_{1×1}(Dropout(ConvBNReLU(Concat(F̂_4,F̂_3,F̂_2,F̂_1))))，P = Softmax(Up_{H×W}(Z))。</w:t>
      </w:r>
    </w:p>
    <w:p w14:paraId="4A544487">
      <w:pPr>
        <w:bidi w:val="0"/>
      </w:pPr>
      <m:oMathPara>
        <m:oMathParaPr>
          <m:jc m:val="center"/>
        </m:oMathParaPr>
        <m:oMath>
          <m:sSub>
            <m:sSubPr/>
            <m:e>
              <m:r>
                <m:rPr>
                  <m:sty m:val="p"/>
                </m:rPr>
                <w:rPr>
                  <w:rFonts w:ascii="Times New Roman" w:hAnsi="Times New Roman"/>
                </w:rPr>
                <m:t>F</m:t>
              </m:r>
            </m:e>
            <m:sub>
              <m:r>
                <m:rPr>
                  <m:sty m:val="p"/>
                </m:rPr>
                <w:rPr>
                  <w:rFonts w:ascii="Times New Roman" w:hAnsi="Times New Roman"/>
                </w:rPr>
                <m:t>fuse</m:t>
              </m:r>
            </m:sub>
          </m:sSub>
          <m:r>
            <m:rPr>
              <m:sty m:val="p"/>
            </m:rPr>
            <w:rPr>
              <w:rFonts w:ascii="Times New Roman" w:hAnsi="Times New Roman"/>
            </w:rPr>
            <m:t>=</m:t>
          </m:r>
          <m:sSub>
            <m:sSubPr/>
            <m:e>
              <m:r>
                <m:rPr>
                  <m:sty m:val="p"/>
                </m:rPr>
                <w:rPr>
                  <w:rFonts w:ascii="Times New Roman" w:hAnsi="Times New Roman"/>
                </w:rPr>
                <m:t>Conv</m:t>
              </m:r>
            </m:e>
            <m:sub>
              <m:r>
                <m:rPr>
                  <m:sty m:val="p"/>
                </m:rPr>
                <w:rPr>
                  <w:rFonts w:ascii="Times New Roman" w:hAnsi="Times New Roman"/>
                </w:rPr>
                <m:t>1×1</m:t>
              </m:r>
            </m:sub>
          </m:sSub>
          <m:d>
            <m:dPr>
              <m:ctrlPr>
                <w:rPr>
                  <w:rFonts w:ascii="Cambria Math" w:hAnsi="Cambria Math"/>
                </w:rPr>
              </m:ctrlPr>
            </m:dPr>
            <m:e>
              <m:r>
                <m:rPr>
                  <m:sty m:val="p"/>
                </m:rPr>
                <w:rPr>
                  <w:rFonts w:ascii="Times New Roman" w:hAnsi="Times New Roman"/>
                </w:rPr>
                <m:t>Concat[</m:t>
              </m:r>
              <m:sSub>
                <m:sSubPr/>
                <m:e>
                  <m:acc>
                    <m:accPr/>
                    <m:e>
                      <m:r>
                        <m:rPr>
                          <m:sty m:val="p"/>
                        </m:rPr>
                        <w:rPr>
                          <w:rFonts w:ascii="Times New Roman" w:hAnsi="Times New Roman"/>
                        </w:rPr>
                        <m:t>F</m:t>
                      </m:r>
                    </m:e>
                  </m:acc>
                </m:e>
                <m:sub>
                  <m:r>
                    <m:rPr>
                      <m:sty m:val="p"/>
                    </m:rPr>
                    <w:rPr>
                      <w:rFonts w:ascii="Times New Roman" w:hAnsi="Times New Roman"/>
                    </w:rPr>
                    <m:t>1</m:t>
                  </m:r>
                </m:sub>
              </m:sSub>
              <m:r>
                <m:rPr>
                  <m:sty m:val="p"/>
                </m:rPr>
                <w:rPr>
                  <w:rFonts w:ascii="Times New Roman" w:hAnsi="Times New Roman"/>
                </w:rPr>
                <m:t>,</m:t>
              </m:r>
              <m:sSub>
                <m:sSubPr/>
                <m:e>
                  <m:acc>
                    <m:accPr/>
                    <m:e>
                      <m:r>
                        <m:rPr>
                          <m:sty m:val="p"/>
                        </m:rPr>
                        <w:rPr>
                          <w:rFonts w:ascii="Times New Roman" w:hAnsi="Times New Roman"/>
                        </w:rPr>
                        <m:t>F</m:t>
                      </m:r>
                    </m:e>
                  </m:acc>
                </m:e>
                <m:sub>
                  <m:r>
                    <m:rPr>
                      <m:sty m:val="p"/>
                    </m:rPr>
                    <w:rPr>
                      <w:rFonts w:ascii="Times New Roman" w:hAnsi="Times New Roman"/>
                    </w:rPr>
                    <m:t>2</m:t>
                  </m:r>
                </m:sub>
              </m:sSub>
              <m:r>
                <m:rPr>
                  <m:sty m:val="p"/>
                </m:rPr>
                <w:rPr>
                  <w:rFonts w:ascii="Times New Roman" w:hAnsi="Times New Roman"/>
                </w:rPr>
                <m:t>,</m:t>
              </m:r>
              <m:sSub>
                <m:sSubPr/>
                <m:e>
                  <m:acc>
                    <m:accPr/>
                    <m:e>
                      <m:r>
                        <m:rPr>
                          <m:sty m:val="p"/>
                        </m:rPr>
                        <w:rPr>
                          <w:rFonts w:ascii="Times New Roman" w:hAnsi="Times New Roman"/>
                        </w:rPr>
                        <m:t>F</m:t>
                      </m:r>
                    </m:e>
                  </m:acc>
                </m:e>
                <m:sub>
                  <m:r>
                    <m:rPr>
                      <m:sty m:val="p"/>
                    </m:rPr>
                    <w:rPr>
                      <w:rFonts w:ascii="Times New Roman" w:hAnsi="Times New Roman"/>
                    </w:rPr>
                    <m:t>3</m:t>
                  </m:r>
                </m:sub>
              </m:sSub>
              <m:r>
                <m:rPr>
                  <m:sty m:val="p"/>
                </m:rPr>
                <w:rPr>
                  <w:rFonts w:ascii="Times New Roman" w:hAnsi="Times New Roman"/>
                </w:rPr>
                <m:t>,</m:t>
              </m:r>
              <m:sSub>
                <m:sSubPr/>
                <m:e>
                  <m:acc>
                    <m:accPr/>
                    <m:e>
                      <m:r>
                        <m:rPr>
                          <m:sty m:val="p"/>
                        </m:rPr>
                        <w:rPr>
                          <w:rFonts w:ascii="Times New Roman" w:hAnsi="Times New Roman"/>
                        </w:rPr>
                        <m:t>F</m:t>
                      </m:r>
                    </m:e>
                  </m:acc>
                </m:e>
                <m:sub>
                  <m:r>
                    <m:rPr>
                      <m:sty m:val="p"/>
                    </m:rPr>
                    <w:rPr>
                      <w:rFonts w:ascii="Times New Roman" w:hAnsi="Times New Roman"/>
                    </w:rPr>
                    <m:t>4</m:t>
                  </m:r>
                </m:sub>
              </m:sSub>
              <m:r>
                <m:rPr>
                  <m:sty m:val="p"/>
                </m:rPr>
                <w:rPr>
                  <w:rFonts w:ascii="Times New Roman" w:hAnsi="Times New Roman"/>
                </w:rPr>
                <m:t>]</m:t>
              </m:r>
              <m:ctrlPr>
                <w:rPr>
                  <w:rFonts w:ascii="Cambria Math" w:hAnsi="Cambria Math"/>
                </w:rPr>
              </m:ctrlPr>
            </m:e>
          </m:d>
          <m:r>
            <m:rPr>
              <m:sty m:val="p"/>
            </m:rPr>
            <w:rPr>
              <w:rFonts w:ascii="Times New Roman" w:hAnsi="Times New Roman"/>
            </w:rPr>
            <m:t>,</m:t>
          </m:r>
        </m:oMath>
      </m:oMathPara>
    </w:p>
    <w:p w14:paraId="5C95BCA2">
      <w:pPr>
        <w:spacing w:after="220"/>
      </w:pPr>
      <m:oMathPara>
        <m:oMathParaPr>
          <m:jc m:val="center"/>
        </m:oMathParaPr>
        <m:oMath>
          <m:r>
            <m:rPr/>
            <m:t>Z</m:t>
          </m:r>
          <m:r>
            <m:rPr>
              <m:sty m:val="p"/>
            </m:rPr>
            <m:t>=</m:t>
          </m:r>
          <m:sSub>
            <m:sSubPr/>
            <m:e>
              <m:r>
                <m:rPr>
                  <m:sty m:val="p"/>
                </m:rPr>
                <m:t>Conv</m:t>
              </m:r>
            </m:e>
            <m:sub>
              <m:r>
                <m:rPr>
                  <m:sty m:val="p"/>
                </m:rPr>
                <m:t>1×1</m:t>
              </m:r>
            </m:sub>
          </m:sSub>
          <m:d>
            <m:dPr>
              <m:ctrlPr>
                <w:rPr>
                  <w:rFonts w:ascii="Cambria Math" w:hAnsi="Cambria Math"/>
                </w:rPr>
              </m:ctrlPr>
            </m:dPr>
            <m:e>
              <m:r>
                <m:rPr>
                  <m:sty m:val="p"/>
                </m:rPr>
                <m:t>Dropout(</m:t>
              </m:r>
              <m:sSub>
                <m:sSubPr/>
                <m:e>
                  <m:r>
                    <m:rPr/>
                    <m:t>F</m:t>
                  </m:r>
                </m:e>
                <m:sub>
                  <m:r>
                    <m:rPr>
                      <m:sty m:val="p"/>
                    </m:rPr>
                    <m:t>fuse</m:t>
                  </m:r>
                </m:sub>
              </m:sSub>
              <m:r>
                <m:rPr>
                  <m:sty m:val="p"/>
                </m:rPr>
                <m:t>)</m:t>
              </m:r>
              <m:ctrlPr>
                <w:rPr>
                  <w:rFonts w:ascii="Cambria Math" w:hAnsi="Cambria Math"/>
                </w:rPr>
              </m:ctrlPr>
            </m:e>
          </m:d>
          <m:r>
            <m:rPr>
              <m:sty m:val="p"/>
            </m:rPr>
            <m:t>,</m:t>
          </m:r>
          <m:r>
            <m:rPr/>
            <m:t>qquadP</m:t>
          </m:r>
          <m:r>
            <m:rPr>
              <m:sty m:val="p"/>
            </m:rPr>
            <m:t>=Softmax</m:t>
          </m:r>
          <m:d>
            <m:dPr>
              <m:ctrlPr>
                <w:rPr>
                  <w:rFonts w:ascii="Cambria Math" w:hAnsi="Cambria Math"/>
                </w:rPr>
              </m:ctrlPr>
            </m:dPr>
            <m:e>
              <m:sSub>
                <m:sSubPr/>
                <m:e>
                  <m:r>
                    <m:rPr>
                      <m:sty m:val="p"/>
                    </m:rPr>
                    <m:t>Up</m:t>
                  </m:r>
                </m:e>
                <m:sub>
                  <m:r>
                    <m:rPr/>
                    <m:t>H</m:t>
                  </m:r>
                  <m:r>
                    <m:rPr>
                      <m:sty m:val="p"/>
                    </m:rPr>
                    <m:t>,</m:t>
                  </m:r>
                  <m:r>
                    <m:rPr/>
                    <m:t>W</m:t>
                  </m:r>
                </m:sub>
              </m:sSub>
              <m:r>
                <m:rPr>
                  <m:sty m:val="p"/>
                </m:rPr>
                <m:t>(</m:t>
              </m:r>
              <m:r>
                <m:rPr/>
                <m:t>Z</m:t>
              </m:r>
              <m:r>
                <m:rPr>
                  <m:sty m:val="p"/>
                </m:rPr>
                <m:t>)</m:t>
              </m:r>
              <m:ctrlPr>
                <w:rPr>
                  <w:rFonts w:ascii="Cambria Math" w:hAnsi="Cambria Math"/>
                </w:rPr>
              </m:ctrlPr>
            </m:e>
          </m:d>
          <m:r>
            <m:rPr>
              <m:sty m:val="p"/>
            </m:rPr>
            <m:t>.</m:t>
          </m:r>
        </m:oMath>
      </m:oMathPara>
    </w:p>
    <w:p w14:paraId="14C8F99B">
      <w:pPr>
        <w:bidi w:val="0"/>
        <w:spacing w:line="276" w:lineRule="auto"/>
      </w:pPr>
      <m:oMath>
        <m:r>
          <m:rPr>
            <m:sty m:val="p"/>
          </m:rPr>
          <w:rPr>
            <w:rFonts w:ascii="Times New Roman" w:hAnsi="Times New Roman"/>
          </w:rPr>
          <m:t>P</m:t>
        </m:r>
      </m:oMath>
      <w:r>
        <w:rPr>
          <w:rFonts w:ascii="Microsoft YaHei" w:hAnsi="Microsoft YaHei" w:eastAsia="Microsoft YaHei"/>
          <w:b w:val="0"/>
          <w:i w:val="0"/>
          <w:color w:val="000000"/>
          <w:sz w:val="21"/>
        </w:rPr>
        <w:t>该结构具有较低的解码开销，适合部署到搭载 RTX5060 训练、并在机器人端执行视觉巡检和局部修复的系统中。需要注意的是，13 × 13 的深层特征和 400 × 400 裁剪会压缩极细裂缝的空间信息，因此后续实验必须区分信息是在输入缩放、编码器特征提取、MLP 融合还是最终预测恢复阶段损失。UAFM 和 PPContextModule 仅作为受控消融模块，用于验证两个具体位置的结构假设。</w:t>
      </w:r>
    </w:p>
    <w:p/>
    <w:p>
      <w:pPr>
        <w:pStyle w:val="3"/>
        <w:spacing w:line="276" w:lineRule="auto"/>
      </w:pPr>
      <w:r>
        <w:rPr>
          <w:rFonts w:ascii="Microsoft YaHei" w:hAnsi="Microsoft YaHei" w:eastAsia="Microsoft YaHei"/>
          <w:b/>
          <w:i w:val="0"/>
          <w:color w:val="000000"/>
          <w:sz w:val="22"/>
        </w:rPr>
        <w:t>Controlled decoder ablations</w:t>
      </w:r>
    </w:p>
    <w:p/>
    <w:p>
      <w:pPr>
        <w:spacing w:line="276" w:lineRule="auto"/>
      </w:pPr>
      <w:r>
        <w:rPr>
          <w:rFonts w:ascii="Microsoft YaHei" w:hAnsi="Microsoft YaHei" w:eastAsia="Microsoft YaHei"/>
          <w:b w:val="0"/>
          <w:i w:val="0"/>
          <w:color w:val="000000"/>
          <w:sz w:val="21"/>
        </w:rPr>
        <w:t>UAFM_SpAtten 接在基线的多尺度融合卷积之后、Dropout2D 和分类卷积之前。基线融合特征记为 C ∈ R^(B×256×100×100)，第一阶段细节特征记为 C1 ∈ R^(B×256×100×100)，UAFM 的输入为 (C1, C)，输出仍为 R^(B×256×100×100)，随后进入 Dropout2D 和 1 × 1 分类卷积。SegFormer-B0 的参数量为 3.715M，加入 UAFM 后为 4.897M，增加约 1.182M；RTX5060 上验证 batch 耗时由 0.0175 s 增至 0.0215 s。其设计目标是改善高低层特征融合、细裂缝端点和边界恢复，但当前 Crack500 验证结果未达到筛选门槛。</w:t>
      </w:r>
    </w:p>
    <w:p/>
    <w:p>
      <w:pPr>
        <w:spacing w:line="276" w:lineRule="auto"/>
      </w:pPr>
      <w:r>
        <w:rPr>
          <w:rFonts w:ascii="Microsoft YaHei" w:hAnsi="Microsoft YaHei" w:eastAsia="Microsoft YaHei"/>
          <w:b w:val="0"/>
          <w:i w:val="0"/>
          <w:color w:val="000000"/>
          <w:sz w:val="21"/>
        </w:rPr>
        <w:t>PPContextModule 同样位于融合特征瓶颈，但其输入仅为 C ∈ R^(B×256×100×100)。按照当前 PaddleSeg 代码，模块参数为 PPContextModule(256, 64, 256, (1,3,6))，即以 64 通道中间表示和三个上下文尺度提取多尺度上下文，输出与 C 同形状的上下文残差；模型计算 C' = C + PPContextModule(C)，再执行 Dropout2D、1 × 1 分类卷积和最终双线性上采样。加入该模块后参数量为 3.914M，增加约 0.199M，验证 batch 耗时为 0.0183 s。其设计目标是提高长裂缝连续性以及阴影和低对比度区域的识别，但当前结果表现为 Recall 增加而 Precision、IoU 和边界 F1 下降。</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0AD4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tcPr>
          <w:p w14:paraId="41C80007">
            <w:pPr>
              <w:pStyle w:val="4"/>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vertAlign w:val="baseline"/>
                <w:lang w:eastAsia="zh-CN"/>
              </w:rPr>
            </w:pPr>
            <w:r>
              <w:drawing>
                <wp:inline distT="0" distB="0" distL="114300" distR="114300">
                  <wp:extent cx="5612765" cy="3158490"/>
                  <wp:effectExtent l="0" t="0" r="6985"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5"/>
                          <a:stretch>
                            <a:fillRect/>
                          </a:stretch>
                        </pic:blipFill>
                        <pic:spPr>
                          <a:xfrm>
                            <a:off x="0" y="0"/>
                            <a:ext cx="5612765" cy="3158490"/>
                          </a:xfrm>
                          <a:prstGeom prst="rect">
                            <a:avLst/>
                          </a:prstGeom>
                          <a:noFill/>
                          <a:ln>
                            <a:noFill/>
                          </a:ln>
                        </pic:spPr>
                      </pic:pic>
                    </a:graphicData>
                  </a:graphic>
                </wp:inline>
              </w:drawing>
            </w:r>
          </w:p>
        </w:tc>
      </w:tr>
      <w:tr w14:paraId="48EE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8" w:type="dxa"/>
            <w:tcBorders>
              <w:top w:val="nil"/>
              <w:left w:val="nil"/>
              <w:bottom w:val="nil"/>
              <w:right w:val="nil"/>
            </w:tcBorders>
          </w:tcPr>
          <w:p w14:paraId="1EEE1958">
            <w:pPr>
              <w:pStyle w:val="12"/>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vertAlign w:val="baseline"/>
                <w:lang w:eastAsia="zh-CN"/>
              </w:rPr>
            </w:pPr>
            <w:r>
              <w:t xml:space="preserve">Fig. </w:t>
            </w:r>
            <w:r>
              <w:fldChar w:fldCharType="begin"/>
            </w:r>
            <w:r>
              <w:instrText xml:space="preserve"> SEQ Fig. \* ARABIC </w:instrText>
            </w:r>
            <w:r>
              <w:fldChar w:fldCharType="separate"/>
            </w:r>
            <w:r>
              <w:t>4</w:t>
            </w:r>
            <w:r>
              <w:fldChar w:fldCharType="end"/>
            </w:r>
            <w:r>
              <w:rPr>
                <w:rFonts w:hint="eastAsia"/>
                <w:vertAlign w:val="baseline"/>
                <w:lang w:eastAsia="zh-CN"/>
              </w:rPr>
              <w:t xml:space="preserve"> SegFormer-B0 architecture</w:t>
            </w:r>
          </w:p>
        </w:tc>
      </w:tr>
    </w:tbl>
    <w:p w14:paraId="7993234C">
      <w:pPr>
        <w:bidi w:val="0"/>
        <w:spacing w:line="276" w:lineRule="auto"/>
      </w:pPr>
      <m:oMath>
        <m:sSub>
          <m:sSubPr/>
          <m:e>
            <m:r>
              <m:rPr>
                <m:sty m:val="p"/>
              </m:rPr>
              <w:rPr>
                <w:rFonts w:ascii="Times New Roman" w:hAnsi="Times New Roman"/>
              </w:rPr>
              <m:t>β</m:t>
            </m:r>
          </m:e>
          <m:sub>
            <m:r>
              <m:rPr>
                <m:sty m:val="p"/>
              </m:rPr>
              <w:rPr>
                <w:rFonts w:ascii="Times New Roman" w:hAnsi="Times New Roman"/>
              </w:rPr>
              <m:t>1</m:t>
            </m:r>
          </m:sub>
        </m:sSub>
        <m:r>
          <m:rPr>
            <m:sty m:val="p"/>
          </m:rPr>
          <w:rPr>
            <w:rFonts w:ascii="Times New Roman" w:hAnsi="Times New Roman"/>
          </w:rPr>
          <m:t>=0.9</m:t>
        </m:r>
      </m:oMath>
      <m:oMath>
        <m:sSub>
          <m:sSubPr/>
          <m:e>
            <m:r>
              <m:rPr>
                <m:sty m:val="p"/>
              </m:rPr>
              <w:rPr>
                <w:rFonts w:ascii="Times New Roman" w:hAnsi="Times New Roman"/>
              </w:rPr>
              <m:t>β</m:t>
            </m:r>
          </m:e>
          <m:sub>
            <m:r>
              <m:rPr>
                <m:sty m:val="p"/>
              </m:rPr>
              <w:rPr>
                <w:rFonts w:ascii="Times New Roman" w:hAnsi="Times New Roman"/>
              </w:rPr>
              <m:t>2</m:t>
            </m:r>
          </m:sub>
        </m:sSub>
        <m:r>
          <m:rPr>
            <m:sty m:val="p"/>
          </m:rPr>
          <w:rPr>
            <w:rFonts w:ascii="Times New Roman" w:hAnsi="Times New Roman"/>
          </w:rPr>
          <m:t>=0.999</m:t>
        </m:r>
      </m:oMath>
      <m:oMath>
        <m:r>
          <m:rPr>
            <m:sty m:val="p"/>
          </m:rPr>
          <w:rPr>
            <w:rFonts w:ascii="Times New Roman" w:hAnsi="Times New Roman"/>
          </w:rPr>
          <m:t>6×</m:t>
        </m:r>
        <m:sSup>
          <m:sSupPr/>
          <m:e>
            <m:r>
              <m:rPr>
                <m:sty m:val="p"/>
              </m:rPr>
              <w:rPr>
                <w:rFonts w:ascii="Times New Roman" w:hAnsi="Times New Roman"/>
              </w:rPr>
              <m:t>10</m:t>
            </m:r>
          </m:e>
          <m:sup>
            <m:r>
              <m:rPr>
                <m:sty m:val="p"/>
              </m:rPr>
              <w:rPr>
                <w:rFonts w:ascii="Times New Roman" w:hAnsi="Times New Roman"/>
              </w:rPr>
              <m:t>−5</m:t>
            </m:r>
          </m:sup>
        </m:sSup>
      </m:oMath>
      <w:r>
        <w:rPr>
          <w:rFonts w:ascii="Microsoft YaHei" w:hAnsi="Microsoft YaHei" w:eastAsia="Microsoft YaHei"/>
          <w:b w:val="0"/>
          <w:i w:val="0"/>
          <w:color w:val="000000"/>
          <w:sz w:val="21"/>
        </w:rPr>
        <w:t>所有实验均基于 PaddleSeg-2.10.0 官方实现，在 RTX5060 GPU、FP32 精度下运行。随机种子为 42，batch size 为 4，总训练预算为 18,000 iterations。优化器采用 AdamW，β1=0.9、β2=0.999、weight decay=0.01，初始学习率 η0=6×10^−5。训练阶段使用 ResizeStepScaling（0.75–1.25，step=0.25）、400 × 400 RandomPaddingCrop、随机水平翻转、亮度/对比度/饱和度扰动和归一化；验证阶段只使用归一化。</w:t>
      </w:r>
    </w:p>
    <w:p w14:paraId="4CD8B07D">
      <w:pPr>
        <w:bidi w:val="0"/>
        <w:rPr>
          <w:b w:val="0"/>
          <w:i w:val="0"/>
        </w:rPr>
      </w:pPr>
      <m:oMathPara>
        <m:oMathParaPr>
          <m:jc m:val="center"/>
        </m:oMathParaPr>
        <m:oMath>
          <m:sSub>
            <m:sSubPr/>
            <m:e>
              <m:r>
                <m:rPr/>
                <m:t>η</m:t>
              </m:r>
            </m:e>
            <m:sub>
              <m:r>
                <m:rPr/>
                <m:t>t</m:t>
              </m:r>
            </m:sub>
          </m:sSub>
          <m:r>
            <m:rPr>
              <m:sty m:val="p"/>
            </m:rPr>
            <m:t>=</m:t>
          </m:r>
          <m:sSub>
            <m:sSubPr/>
            <m:e>
              <m:r>
                <m:rPr/>
                <m:t>η</m:t>
              </m:r>
            </m:e>
            <m:sub>
              <m:r>
                <m:rPr>
                  <m:sty m:val="p"/>
                </m:rPr>
                <m:t>0</m:t>
              </m:r>
            </m:sub>
          </m:sSub>
          <m:sSup>
            <m:sSupPr/>
            <m:e>
              <m:d>
                <m:dPr>
                  <m:ctrlPr>
                    <w:rPr>
                      <w:rFonts w:ascii="Cambria Math" w:hAnsi="Cambria Math"/>
                    </w:rPr>
                  </m:ctrlPr>
                </m:dPr>
                <m:e>
                  <m:r>
                    <m:rPr>
                      <m:sty m:val="p"/>
                    </m:rPr>
                    <m:t>1−</m:t>
                  </m:r>
                  <m:f>
                    <m:fPr>
                      <m:ctrlPr>
                        <w:rPr>
                          <w:rFonts w:ascii="Cambria Math" w:hAnsi="Cambria Math"/>
                        </w:rPr>
                      </m:ctrlPr>
                    </m:fPr>
                    <m:num>
                      <m:r>
                        <m:rPr/>
                        <m:t>t</m:t>
                      </m:r>
                      <m:ctrlPr>
                        <w:rPr>
                          <w:rFonts w:ascii="Cambria Math" w:hAnsi="Cambria Math"/>
                        </w:rPr>
                      </m:ctrlPr>
                    </m:num>
                    <m:den>
                      <m:r>
                        <m:rPr/>
                        <m:t>T</m:t>
                      </m:r>
                      <m:ctrlPr>
                        <w:rPr>
                          <w:rFonts w:ascii="Cambria Math" w:hAnsi="Cambria Math"/>
                        </w:rPr>
                      </m:ctrlPr>
                    </m:den>
                  </m:f>
                  <m:ctrlPr>
                    <w:rPr>
                      <w:rFonts w:ascii="Cambria Math" w:hAnsi="Cambria Math"/>
                    </w:rPr>
                  </m:ctrlPr>
                </m:e>
              </m:d>
            </m:e>
            <m:sup>
              <m:r>
                <m:rPr/>
                <m:t>p</m:t>
              </m:r>
            </m:sup>
          </m:sSup>
          <m:r>
            <m:rPr>
              <m:sty m:val="p"/>
            </m:rPr>
            <m:t>,</m:t>
          </m:r>
        </m:oMath>
      </m:oMathPara>
    </w:p>
    <w:p w14:paraId="338171A0">
      <w:pPr>
        <w:bidi w:val="0"/>
        <w:spacing w:line="276" w:lineRule="auto"/>
        <w:jc w:val="center"/>
      </w:pPr>
      <m:oMath>
        <m:sSub>
          <m:sSubPr/>
          <m:e>
            <m:r>
              <m:rPr>
                <m:sty m:val="p"/>
              </m:rPr>
              <w:rPr>
                <w:rFonts w:ascii="Times New Roman" w:hAnsi="Times New Roman"/>
              </w:rPr>
              <m:t>η</m:t>
            </m:r>
          </m:e>
          <m:sub>
            <m:r>
              <m:rPr>
                <m:sty m:val="p"/>
              </m:rPr>
              <w:rPr>
                <w:rFonts w:ascii="Times New Roman" w:hAnsi="Times New Roman"/>
              </w:rPr>
              <m:t>0</m:t>
            </m:r>
          </m:sub>
        </m:sSub>
        <m:r>
          <m:rPr>
            <m:sty m:val="p"/>
          </m:rPr>
          <w:rPr>
            <w:rFonts w:ascii="Times New Roman" w:hAnsi="Times New Roman"/>
          </w:rPr>
          <m:t>=6×</m:t>
        </m:r>
        <m:sSup>
          <m:sSupPr/>
          <m:e>
            <m:r>
              <m:rPr>
                <m:sty m:val="p"/>
              </m:rPr>
              <w:rPr>
                <w:rFonts w:ascii="Times New Roman" w:hAnsi="Times New Roman"/>
              </w:rPr>
              <m:t>10</m:t>
            </m:r>
          </m:e>
          <m:sup>
            <m:r>
              <m:rPr>
                <m:sty m:val="p"/>
              </m:rPr>
              <w:rPr>
                <w:rFonts w:ascii="Times New Roman" w:hAnsi="Times New Roman"/>
              </w:rPr>
              <m:t>−5</m:t>
            </m:r>
          </m:sup>
        </m:sSup>
      </m:oMath>
      <m:oMath>
        <m:r>
          <m:rPr>
            <m:sty m:val="p"/>
          </m:rPr>
          <w:rPr>
            <w:rFonts w:ascii="Times New Roman" w:hAnsi="Times New Roman"/>
          </w:rPr>
          <m:t>T=18000</m:t>
        </m:r>
      </m:oMath>
      <m:oMath>
        <m:r>
          <m:rPr>
            <m:sty m:val="p"/>
          </m:rPr>
          <w:rPr>
            <w:rFonts w:ascii="Times New Roman" w:hAnsi="Times New Roman"/>
          </w:rPr>
          <m:t>p=1</m:t>
        </m:r>
      </m:oMath>
      <m:oMath>
        <m:r>
          <m:rPr>
            <m:sty m:val="p"/>
          </m:rPr>
          <w:rPr>
            <w:rFonts w:ascii="Times New Roman" w:hAnsi="Times New Roman"/>
          </w:rPr>
          <m:t>t</m:t>
        </m:r>
      </m:oMath>
      <w:r>
        <w:rPr>
          <w:rFonts w:ascii="Cambria Math" w:hAnsi="Cambria Math" w:eastAsia="Cambria Math"/>
          <w:b w:val="0"/>
          <w:i w:val="0"/>
          <w:color w:val="000000"/>
          <w:sz w:val="21"/>
        </w:rPr>
        <w:t>学习率按照 polynomial decay 下降至 0： η_t = η_0 (1 − t/T)^p，η_0=6×10^−5，T=18,000，p=1，t 为当前 iteration。</w:t>
      </w:r>
    </w:p>
    <w:p w14:paraId="2D5EA89F">
      <w:pPr>
        <w:bidi w:val="0"/>
        <w:rPr>
          <w:b w:val="0"/>
          <w:i w:val="0"/>
        </w:rPr>
      </w:pPr>
      <m:oMathPara>
        <m:oMathParaPr>
          <m:jc m:val="center"/>
        </m:oMathParaPr>
        <m:oMath>
          <m:sSub>
            <m:sSubPr/>
            <m:e>
              <m:r>
                <m:rPr>
                  <m:scr m:val="script"/>
                </m:rPr>
                <m:t>ℒ</m:t>
              </m:r>
            </m:e>
            <m:sub>
              <m:r>
                <m:rPr>
                  <m:sty m:val="p"/>
                </m:rPr>
                <m:t>CE</m:t>
              </m:r>
            </m:sub>
          </m:sSub>
          <m:r>
            <m:rPr>
              <m:sty m:val="p"/>
            </m:rPr>
            <m:t>=−</m:t>
          </m:r>
          <m:f>
            <m:fPr>
              <m:ctrlPr>
                <w:rPr>
                  <w:rFonts w:ascii="Cambria Math" w:hAnsi="Cambria Math"/>
                </w:rPr>
              </m:ctrlPr>
            </m:fPr>
            <m:num>
              <m:r>
                <m:rPr>
                  <m:sty m:val="p"/>
                </m:rPr>
                <m:t>1</m:t>
              </m:r>
              <m:ctrlPr>
                <w:rPr>
                  <w:rFonts w:ascii="Cambria Math" w:hAnsi="Cambria Math"/>
                </w:rPr>
              </m:ctrlPr>
            </m:num>
            <m:den>
              <m:r>
                <m:rPr/>
                <m:t>N</m:t>
              </m:r>
              <m:ctrlPr>
                <w:rPr>
                  <w:rFonts w:ascii="Cambria Math" w:hAnsi="Cambria Math"/>
                </w:rPr>
              </m:ctrlPr>
            </m:den>
          </m:f>
          <m:nary>
            <m:naryPr>
              <m:chr m:val="∑"/>
              <m:grow m:val="1"/>
              <m:limLoc m:val="undOvr"/>
            </m:naryPr>
            <m:sub>
              <m:r>
                <m:rPr/>
                <m:t>p</m:t>
              </m:r>
              <m:r>
                <m:rPr>
                  <m:sty m:val="p"/>
                </m:rPr>
                <m:t>=1</m:t>
              </m:r>
            </m:sub>
            <m:sup>
              <m:r>
                <m:rPr/>
                <m:t>N</m:t>
              </m:r>
            </m:sup>
            <m:e>
              <m:r>
                <m:rPr>
                  <m:sty m:val="p"/>
                </m:rPr>
                <m:t> </m:t>
              </m:r>
            </m:e>
          </m:nary>
          <m:nary>
            <m:naryPr>
              <m:chr m:val="∑"/>
              <m:grow m:val="1"/>
              <m:limLoc m:val="undOvr"/>
            </m:naryPr>
            <m:sub>
              <m:r>
                <m:rPr/>
                <m:t>c</m:t>
              </m:r>
              <m:r>
                <m:rPr>
                  <m:sty m:val="p"/>
                </m:rPr>
                <m:t>=1</m:t>
              </m:r>
            </m:sub>
            <m:sup>
              <m:r>
                <m:rPr>
                  <m:sty m:val="p"/>
                </m:rPr>
                <m:t>2</m:t>
              </m:r>
            </m:sup>
            <m:e>
              <m:r>
                <m:rPr>
                  <m:sty m:val="p"/>
                </m:rPr>
                <m:t> </m:t>
              </m:r>
            </m:e>
          </m:nary>
          <m:sSub>
            <m:sSubPr/>
            <m:e>
              <m:r>
                <m:rPr/>
                <m:t>y</m:t>
              </m:r>
            </m:e>
            <m:sub>
              <m:r>
                <m:rPr/>
                <m:t>p</m:t>
              </m:r>
              <m:r>
                <m:rPr>
                  <m:sty m:val="p"/>
                </m:rPr>
                <m:t>,</m:t>
              </m:r>
              <m:r>
                <m:rPr/>
                <m:t>c</m:t>
              </m:r>
            </m:sub>
          </m:sSub>
          <m:r>
            <m:rPr>
              <m:sty m:val="p"/>
            </m:rPr>
            <m:t>log⁡</m:t>
          </m:r>
          <m:sSub>
            <m:sSubPr/>
            <m:e>
              <m:acc>
                <m:accPr>
                  <m:chr m:val="ˆ"/>
                </m:accPr>
                <m:e>
                  <m:r>
                    <m:rPr/>
                    <m:t>y</m:t>
                  </m:r>
                </m:e>
              </m:acc>
            </m:e>
            <m:sub>
              <m:r>
                <m:rPr/>
                <m:t>p</m:t>
              </m:r>
              <m:r>
                <m:rPr>
                  <m:sty m:val="p"/>
                </m:rPr>
                <m:t>,</m:t>
              </m:r>
              <m:r>
                <m:rPr/>
                <m:t>c</m:t>
              </m:r>
            </m:sub>
          </m:sSub>
          <m:r>
            <m:rPr>
              <m:sty m:val="p"/>
            </m:rPr>
            <m:t>,</m:t>
          </m:r>
        </m:oMath>
      </m:oMathPara>
    </w:p>
    <w:p w14:paraId="5483035E">
      <w:pPr>
        <w:bidi w:val="0"/>
        <w:spacing w:line="276" w:lineRule="auto"/>
      </w:pPr>
      <m:oMath>
        <m:r>
          <m:rPr>
            <m:sty m:val="p"/>
          </m:rPr>
          <w:rPr>
            <w:rFonts w:ascii="Times New Roman" w:hAnsi="Times New Roman"/>
          </w:rPr>
          <m:t>N</m:t>
        </m:r>
      </m:oMath>
      <m:oMath>
        <m:sSub>
          <m:sSubPr/>
          <m:e>
            <m:r>
              <m:rPr>
                <m:sty m:val="p"/>
              </m:rPr>
              <w:rPr>
                <w:rFonts w:ascii="Times New Roman" w:hAnsi="Times New Roman"/>
              </w:rPr>
              <m:t>y</m:t>
            </m:r>
          </m:e>
          <m:sub>
            <m:r>
              <m:rPr>
                <m:sty m:val="p"/>
              </m:rPr>
              <w:rPr>
                <w:rFonts w:ascii="Times New Roman" w:hAnsi="Times New Roman"/>
              </w:rPr>
              <m:t>p,c</m:t>
            </m:r>
          </m:sub>
        </m:sSub>
      </m:oMath>
      <m:oMath>
        <m:sSub>
          <m:sSubPr/>
          <m:e>
            <m:acc>
              <m:accPr>
                <m:chr m:val="ˆ"/>
              </m:accPr>
              <m:e>
                <m:r>
                  <m:rPr>
                    <m:sty m:val="p"/>
                  </m:rPr>
                  <w:rPr>
                    <w:rFonts w:ascii="Times New Roman" w:hAnsi="Times New Roman"/>
                  </w:rPr>
                  <m:t>y</m:t>
                </m:r>
              </m:e>
            </m:acc>
          </m:e>
          <m:sub>
            <m:r>
              <m:rPr>
                <m:sty m:val="p"/>
              </m:rPr>
              <w:rPr>
                <w:rFonts w:ascii="Times New Roman" w:hAnsi="Times New Roman"/>
              </w:rPr>
              <m:t>p,c</m:t>
            </m:r>
          </m:sub>
        </m:sSub>
      </m:oMath>
      <m:oMath>
        <m:r>
          <m:rPr>
            <m:sty m:val="p"/>
          </m:rPr>
          <w:rPr>
            <w:rFonts w:ascii="Times New Roman" w:hAnsi="Times New Roman"/>
          </w:rPr>
          <m:t>×</m:t>
        </m:r>
      </m:oMath>
      <w:r>
        <w:rPr>
          <w:rFonts w:ascii="Microsoft YaHei" w:hAnsi="Microsoft YaHei" w:eastAsia="Microsoft YaHei"/>
          <w:b w:val="0"/>
          <w:i w:val="0"/>
          <w:color w:val="000000"/>
          <w:sz w:val="21"/>
        </w:rPr>
        <w:t>训练损失采用二分类交叉熵： L_CE = −(1/N) Σ_p Σ_{c=0}^{1} t_{p,c} log(p̂_{p,c})，其中 t_{p,c} 为像素 p 的 one-hot 真实标签，p̂_{p,c} 为模型预测概率，N 为参与计算的像素数。这里使用 t 和 p̂ 区分真实标签与预测概率，避免变量混用。</w:t>
      </w:r>
    </w:p>
    <w:p w14:paraId="045C3E2F">
      <w:pPr>
        <w:bidi w:val="0"/>
        <w:spacing w:line="276" w:lineRule="auto"/>
      </w:pPr>
      <w:r>
        <w:rPr>
          <w:rFonts w:ascii="Microsoft YaHei" w:hAnsi="Microsoft YaHei" w:eastAsia="Microsoft YaHei"/>
          <w:b w:val="0"/>
          <w:i w:val="0"/>
          <w:color w:val="000000"/>
          <w:sz w:val="21"/>
        </w:rPr>
        <w:t>每次训练同时保存普通模型和 EMA 模型 checkpoint。模型选择只使用验证集 mIoU： k* = argmax_{k∈{ordinary, EMA}} mIoU_val(k)。选中的 checkpoint 被复制到冻结目录并计算 SHA-256。测试集只在 checkpoint 冻结后访问一次，不能用 test 指标反向选择模型。</w:t>
      </w:r>
    </w:p>
    <w:p w14:paraId="087A7D2B">
      <w:pPr>
        <w:bidi w:val="0"/>
        <w:rPr>
          <w:b w:val="0"/>
          <w:i w:val="0"/>
        </w:rPr>
      </w:pPr>
      <m:oMathPara>
        <m:oMathParaPr>
          <m:jc m:val="center"/>
        </m:oMathParaPr>
        <m:oMath>
          <m:sSup>
            <m:sSupPr/>
            <m:e>
              <m:r>
                <m:rPr/>
                <m:t>k</m:t>
              </m:r>
            </m:e>
            <m:sup>
              <m:r>
                <m:rPr>
                  <m:sty m:val="p"/>
                </m:rPr>
                <m:t>∗</m:t>
              </m:r>
            </m:sup>
          </m:sSup>
          <m:r>
            <m:rPr>
              <m:sty m:val="p"/>
            </m:rPr>
            <m:t>=arg⁡</m:t>
          </m:r>
          <m:limLow>
            <m:limLowPr/>
            <m:e>
              <m:r>
                <m:rPr>
                  <m:sty m:val="p"/>
                </m:rPr>
                <m:t>max</m:t>
              </m:r>
            </m:e>
            <m:lim>
              <m:r>
                <m:rPr/>
                <m:t>k</m:t>
              </m:r>
              <m:r>
                <m:rPr>
                  <m:sty m:val="p"/>
                </m:rPr>
                <m:t>∈{ordinary,EMA}</m:t>
              </m:r>
            </m:lim>
          </m:limLow>
          <m:r>
            <m:rPr>
              <m:sty m:val="p"/>
            </m:rPr>
            <m:t> </m:t>
          </m:r>
          <m:sSub>
            <m:sSubPr/>
            <m:e>
              <m:r>
                <m:rPr>
                  <m:sty m:val="p"/>
                </m:rPr>
                <m:t>mIoU</m:t>
              </m:r>
            </m:e>
            <m:sub>
              <m:r>
                <m:rPr>
                  <m:sty m:val="p"/>
                </m:rPr>
                <m:t>val</m:t>
              </m:r>
            </m:sub>
          </m:sSub>
          <m:r>
            <m:rPr>
              <m:sty m:val="p"/>
            </m:rPr>
            <m:t>(</m:t>
          </m:r>
          <m:r>
            <m:rPr/>
            <m:t>k</m:t>
          </m:r>
          <m:r>
            <m:rPr>
              <m:sty m:val="p"/>
            </m:rPr>
            <m:t>).</m:t>
          </m:r>
        </m:oMath>
      </m:oMathPara>
    </w:p>
    <w:p w14:paraId="33FF0393">
      <w:pPr>
        <w:bidi w:val="0"/>
        <w:spacing w:line="276" w:lineRule="auto"/>
        <w:rPr>
          <w:rFonts w:hint="eastAsia"/>
          <w:b w:val="0"/>
          <w:i w:val="0"/>
          <w:lang w:eastAsia="zh-CN"/>
        </w:rPr>
      </w:pPr>
      <m:oMath>
        <m:sSup>
          <m:sSupPr/>
          <m:e>
            <m:r>
              <m:rPr>
                <m:sty m:val="p"/>
              </m:rPr>
              <w:rPr>
                <w:rFonts w:ascii="Times New Roman" w:hAnsi="Times New Roman"/>
              </w:rPr>
              <m:t>k</m:t>
            </m:r>
          </m:e>
          <m:sup>
            <m:r>
              <m:rPr>
                <m:sty m:val="p"/>
              </m:rPr>
              <w:rPr>
                <w:rFonts w:ascii="Times New Roman" w:hAnsi="Times New Roman"/>
              </w:rPr>
              <m:t>∗</m:t>
            </m:r>
          </m:sup>
        </m:sSup>
      </m:oMath>
      <w:r>
        <w:rPr>
          <w:rFonts w:ascii="Microsoft YaHei" w:hAnsi="Microsoft YaHei" w:eastAsia="Microsoft YaHei"/>
          <w:b w:val="0"/>
          <w:i w:val="0"/>
          <w:color w:val="000000"/>
          <w:sz w:val="21"/>
        </w:rPr>
        <w:t>该流程保证所有模型使用相同的数据清单、标签编码、数据增强、训练预算和评价脚本，也使验证集消融结果与最终测试集公开模型对照保持独立。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1C00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69723B5D">
            <w:pPr>
              <w:keepNext w:val="0"/>
              <w:keepLines w:val="0"/>
              <w:pageBreakBefore w:val="0"/>
              <w:widowControl/>
              <w:kinsoku/>
              <w:wordWrap/>
              <w:overflowPunct/>
              <w:topLinePunct w:val="0"/>
              <w:autoSpaceDE/>
              <w:autoSpaceDN/>
              <w:bidi w:val="0"/>
              <w:adjustRightInd/>
              <w:snapToGrid/>
              <w:spacing w:before="0" w:line="240" w:lineRule="auto"/>
              <w:ind w:left="0" w:leftChars="0" w:firstLine="0" w:firstLineChars="0"/>
              <w:jc w:val="center"/>
              <w:textAlignment w:val="auto"/>
              <w:rPr>
                <w:rFonts w:hint="eastAsia" w:ascii="Calibri" w:hAnsi="Calibri" w:eastAsia="宋体"/>
                <w:b w:val="0"/>
                <w:i w:val="0"/>
                <w:color w:val="1B1F23"/>
                <w:kern w:val="0"/>
                <w:sz w:val="21"/>
                <w:vertAlign w:val="baseline"/>
                <w:lang w:eastAsia="en-US"/>
              </w:rPr>
            </w:pPr>
          </w:p>
        </w:tc>
      </w:tr>
      <w:tr w14:paraId="0817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453304BE">
            <w:pPr>
              <w:pStyle w:val="12"/>
              <w:ind w:left="0" w:leftChars="0" w:firstLine="0" w:firstLineChars="0"/>
              <w:rPr>
                <w:rFonts w:hint="eastAsia" w:ascii="Calibri" w:hAnsi="Calibri" w:eastAsia="宋体"/>
                <w:b w:val="0"/>
                <w:i w:val="0"/>
                <w:color w:val="1B1F23"/>
                <w:kern w:val="0"/>
                <w:sz w:val="21"/>
                <w:vertAlign w:val="baseline"/>
                <w:lang w:eastAsia="en-US"/>
              </w:rPr>
            </w:pPr>
            <w:r>
              <w:t xml:space="preserve">Fig. </w:t>
            </w:r>
            <w:r>
              <w:fldChar w:fldCharType="begin"/>
            </w:r>
            <w:r>
              <w:instrText xml:space="preserve"> SEQ Fig. \* ARABIC </w:instrText>
            </w:r>
            <w:r>
              <w:fldChar w:fldCharType="separate"/>
            </w:r>
            <w:r>
              <w:t>5</w:t>
            </w:r>
            <w:r>
              <w:fldChar w:fldCharType="end"/>
            </w:r>
          </w:p>
        </w:tc>
      </w:tr>
    </w:tbl>
    <w:p w14:paraId="639C0BAA">
      <w:pPr>
        <w:pStyle w:val="3"/>
        <w:bidi w:val="0"/>
        <w:rPr>
          <w:lang w:eastAsia="en-US"/>
        </w:rPr>
      </w:pPr>
      <w:r>
        <w:rPr>
          <w:rFonts w:hint="eastAsia"/>
          <w:lang w:eastAsia="en-US"/>
        </w:rPr>
        <w:t>Datasets</w:t>
      </w:r>
    </w:p>
    <w:p w14:paraId="2DB88B7E">
      <w:pPr>
        <w:bidi w:val="0"/>
        <w:rPr>
          <w:rFonts w:hint="eastAsia"/>
          <w:lang w:eastAsia="en-US"/>
        </w:rPr>
      </w:pPr>
      <w:r>
        <w:rPr>
          <w:rFonts w:hint="eastAsia"/>
          <w:lang w:eastAsia="en-US"/>
        </w:rPr>
        <w:t>本研究同时考虑公开 Crack500 数据集和课题组自建裂缝数据集。公开数据用于与已有分割模型进行可复现比较，自建数据用于检验模型对本机器人视觉系统、相机安装方式和真实路面纹理的适应性。所有图像—标签对在训练前进行配对检查、尺寸检查、标签值检查和 SHA-256 审计；训练、验证和测试文件清单固定后不再修改。</w:t>
      </w:r>
    </w:p>
    <w:p w14:paraId="646CF348">
      <w:pPr>
        <w:pStyle w:val="5"/>
        <w:bidi w:val="0"/>
        <w:rPr>
          <w:rFonts w:hint="eastAsia"/>
          <w:lang w:eastAsia="en-US"/>
        </w:rPr>
      </w:pPr>
      <w:r>
        <w:rPr>
          <w:rFonts w:hint="eastAsia"/>
          <w:lang w:eastAsia="en-US"/>
        </w:rPr>
        <w:t>Crack500 dataset</w:t>
      </w:r>
    </w:p>
    <w:p w14:paraId="065AD47F">
      <w:pPr>
        <w:bidi w:val="0"/>
        <w:spacing w:line="276" w:lineRule="auto"/>
        <w:rPr>
          <w:rFonts w:hint="eastAsia"/>
          <w:lang w:eastAsia="en-US"/>
        </w:rPr>
      </w:pPr>
      <w:r>
        <w:rPr>
          <w:rFonts w:ascii="Microsoft YaHei" w:hAnsi="Microsoft YaHei" w:eastAsia="Microsoft YaHei"/>
          <w:b w:val="0"/>
          <w:i w:val="0"/>
          <w:color w:val="000000"/>
          <w:sz w:val="21"/>
        </w:rPr>
        <w:t>Crack500 的 1,896、348 和 1,124 分别是官方 train、validation 和 test 清单中的裁剪图像—标签对数量，而不是 1,896、348 和 1,124 个独立原始采集 frame。每个 crop 应保留其 source_frame_id 和 crop_index；同一原始 frame 产生的相邻 crop 不能分别进入训练集和验证/测试集，否则会产生相邻裁剪泄漏。当前结果使用官方 crop 清单，已完成配对关系、文件存在性、标签值和 SHA-256 审计；source-frame-disjoint 复核还必须按照 source_frame_id 重新汇总，并检查 S_train∩S_val=∅、S_train∩S_test=∅、S_val∩S_test=∅。在该复核完成前，本文只能将这组结果称为 official crop-split results，不能称为 source-frame-disjoint results。</w:t>
      </w:r>
    </w:p>
    <w:p/>
    <w:p>
      <w:pPr>
        <w:spacing w:line="276" w:lineRule="auto"/>
      </w:pPr>
      <w:r>
        <w:rPr>
          <w:rFonts w:ascii="Microsoft YaHei" w:hAnsi="Microsoft YaHei" w:eastAsia="Microsoft YaHei"/>
          <w:b w:val="0"/>
          <w:i w:val="0"/>
          <w:color w:val="000000"/>
          <w:sz w:val="21"/>
        </w:rPr>
        <w:t>Source-frame audit protocol. 先从文件名或原始元数据恢复 source_frame_id，再按 source_frame_id 分组统计 crop 数量、裂缝像素比例和尺寸。审计表应同时列出 crop 数、source frame 数、每个 source frame 的 crop 数分布、跨 split 重叠数和重复哈希数。该表应放在 Crack500 数据集描述之后，并与最终 test 结果一起保存为可复核的清单附件。</w:t>
      </w:r>
    </w:p>
    <w:p/>
    <w:p>
      <w:pPr>
        <w:pStyle w:val="3"/>
        <w:spacing w:line="276" w:lineRule="auto"/>
      </w:pPr>
      <w:r>
        <w:rPr>
          <w:rFonts w:ascii="Microsoft YaHei" w:hAnsi="Microsoft YaHei" w:eastAsia="Microsoft YaHei"/>
          <w:b/>
          <w:i w:val="0"/>
          <w:color w:val="000000"/>
          <w:sz w:val="22"/>
        </w:rPr>
        <w:t>Evaluation metrics and statistical protocol</w:t>
      </w:r>
    </w:p>
    <w:p/>
    <w:p>
      <w:pPr>
        <w:spacing w:line="276" w:lineRule="auto"/>
      </w:pPr>
      <w:r>
        <w:rPr>
          <w:rFonts w:ascii="Microsoft YaHei" w:hAnsi="Microsoft YaHei" w:eastAsia="Microsoft YaHei"/>
          <w:b w:val="0"/>
          <w:i w:val="0"/>
          <w:color w:val="000000"/>
          <w:sz w:val="21"/>
        </w:rPr>
        <w:t>本文同时记录两种统计口径。参考论文报告类别平均 Precision、Recall 和 F1，并使用 2 像素容差衡量边界匹配；本研究的主结果则由全验证集混淆矩阵聚合得到前景裂缝 IoU、Precision、Recall、F1 和 mIoU，边界 F1 也由全数据集边界匹配计数计算。两种口径不能直接混合比较。</w:t>
      </w:r>
    </w:p>
    <w:p/>
    <w:p>
      <w:pPr>
        <w:spacing w:line="276" w:lineRule="auto"/>
      </w:pPr>
      <w:r>
        <w:rPr>
          <w:rFonts w:ascii="Microsoft YaHei" w:hAnsi="Microsoft YaHei" w:eastAsia="Microsoft YaHei"/>
          <w:b w:val="0"/>
          <w:i w:val="0"/>
          <w:color w:val="000000"/>
          <w:sz w:val="21"/>
        </w:rPr>
        <w:t>对裂缝前景类别，IoU_crack = TP/(TP+FP+FN)，Precision = TP/(TP+FP)，Recall = TP/(TP+FN)，F1 = 2·Precision·Recall/(Precision+Recall)，mIoU = (IoU_bg + IoU_crack)/2。参考论文的类别平均指标应写为 mP=(P_bg+P_crack)/2、mR=(R_bg+R_crack)/2 和 mF1=(F1_bg+F1_crack)/2。</w:t>
      </w:r>
    </w:p>
    <w:p/>
    <w:p>
      <w:pPr>
        <w:spacing w:line="276" w:lineRule="auto"/>
      </w:pPr>
      <w:r>
        <w:rPr>
          <w:rFonts w:ascii="Microsoft YaHei" w:hAnsi="Microsoft YaHei" w:eastAsia="Microsoft YaHei"/>
          <w:b w:val="0"/>
          <w:i w:val="0"/>
          <w:color w:val="000000"/>
          <w:sz w:val="21"/>
        </w:rPr>
        <w:t>边界 F1 的计算先对二值掩膜 G 和 P 使用 3 × 3 腐蚀： B_G=G−Erode_3×3(G)，B_P=P−Erode_3×3(P)。若预测边界像素与真实边界像素的欧氏距离不超过 2 像素，则视为匹配，再由聚合后的边界 Precision 和 Recall 计算 Boundary F1。</w:t>
      </w:r>
    </w:p>
    <w:p w14:paraId="7D928F12">
      <w:pPr>
        <w:bidi w:val="0"/>
        <w:rPr>
          <w:rFonts w:hint="eastAsia"/>
          <w:lang w:eastAsia="en-US"/>
        </w:rPr>
      </w:pPr>
      <w:r>
        <w:rPr>
          <w:rFonts w:hint="eastAsia"/>
          <w:lang w:eastAsia="en-US"/>
        </w:rPr>
        <w:t>Crack500 包含细长裂缝、交叉裂缝、宽裂缝、阴影干扰和纹理复杂的路面区域，适合检验 SegFormer-B0 对裂缝连续性、边界定位和低对比度目标的处理能力。为了与公开模型保持可比性，本研究的所有 Crack500 模型使用相同清单、400×400 训练裁剪、相同归一化和相同 checkpoint 选择规则。</w:t>
      </w:r>
    </w:p>
    <w:p w14:paraId="5856FA3C">
      <w:pPr>
        <w:pStyle w:val="3"/>
        <w:bidi w:val="0"/>
        <w:rPr>
          <w:rFonts w:hint="eastAsia"/>
        </w:rPr>
      </w:pPr>
      <w:r>
        <w:rPr>
          <w:rFonts w:hint="eastAsia"/>
        </w:rPr>
        <w:t>Training setup and experimental results</w:t>
      </w:r>
    </w:p>
    <w:p w14:paraId="762B8810">
      <w:pPr>
        <w:bidi w:val="0"/>
        <w:rPr>
          <w:rFonts w:hint="eastAsia"/>
        </w:rPr>
      </w:pPr>
      <w:r>
        <w:t>为评价模型是否适合部署到机器人巡检系统，在同一 RTX5060 环境下测量参数量、FLOPs 和验证 batch 的推理时间。SegFormer-B0 包含约 3.715M 参数，FLOPs 约为 4.135G，验证 batch 推理耗时约 0.0175 s。UAFM 将参数量增加到约 4.897M，FLOPs 增至约 15.943G，batch 耗时约 0.0215 s；PPContextModule 约 3.914M 参数、5.626G FLOPs、0.0183 s；OCRNet-HRNet-W18 约 12.110M 参数、32.396G FLOPs、0.0619 s；PP-LiteSeg-STDC1 约 8.039M 参数、3.568G FLOPs、0.0184 s。该比较说明 UAFM 虽然只增加一个融合模块，但其当前实现的计算开销明显高于基线；PPContext 的开销增量较小，但验证指标未提升。</w:t>
      </w:r>
    </w:p>
    <w:p w14:paraId="0D3C6446">
      <w:pPr>
        <w:pStyle w:val="2"/>
        <w:numPr>
          <w:ilvl w:val="0"/>
          <w:numId w:val="0"/>
        </w:numPr>
        <w:tabs>
          <w:tab w:val="clear" w:pos="1106"/>
        </w:tabs>
        <w:bidi w:val="0"/>
        <w:ind w:leftChars="0"/>
        <w:jc w:val="center"/>
      </w:pPr>
      <w:r>
        <w:t xml:space="preserve">Fig. </w:t>
      </w:r>
      <w:r>
        <w:fldChar w:fldCharType="begin"/>
      </w:r>
      <w:r>
        <w:instrText xml:space="preserve"> SEQ Fig. \* ARABIC </w:instrText>
      </w:r>
      <w:r>
        <w:fldChar w:fldCharType="separate"/>
      </w:r>
      <w:r>
        <w:t>6</w:t>
      </w:r>
      <w:r>
        <w:fldChar w:fldCharType="end"/>
      </w:r>
      <w:r>
        <w:rPr>
          <w:rFonts w:hint="eastAsia"/>
          <w:lang w:val="en-US" w:eastAsia="zh-CN"/>
        </w:rPr>
        <w:t xml:space="preserve"> O</w:t>
      </w:r>
      <w:r>
        <w:rPr>
          <w:rFonts w:hint="eastAsia"/>
        </w:rPr>
        <w:t>mputational efficiency on RTX5060</w:t>
      </w:r>
    </w:p>
    <w:tbl>
      <w:tblPr>
        <w:tblStyle w:val="90"/>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3223"/>
        <w:gridCol w:w="1512"/>
        <w:gridCol w:w="1342"/>
        <w:gridCol w:w="2680"/>
      </w:tblGrid>
      <w:tr w14:paraId="70C6EF6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3223" w:type="dxa"/>
            <w:tcBorders>
              <w:top w:val="single" w:color="000000" w:sz="12" w:space="0"/>
              <w:left w:val="nil"/>
              <w:bottom w:val="single" w:color="000000" w:sz="4" w:space="0"/>
              <w:tl2br w:val="nil"/>
            </w:tcBorders>
            <w:shd w:val="clear" w:color="auto" w:fill="FFFFFF"/>
            <w:vAlign w:val="center"/>
          </w:tcPr>
          <w:p w14:paraId="76D8883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bCs/>
                <w:color w:val="000000"/>
              </w:rPr>
            </w:pPr>
            <w:r>
              <w:rPr>
                <w:b/>
                <w:bCs/>
                <w:color w:val="000000"/>
              </w:rPr>
              <w:t>Model</w:t>
            </w:r>
          </w:p>
        </w:tc>
        <w:tc>
          <w:tcPr>
            <w:tcW w:w="1512" w:type="dxa"/>
            <w:tcBorders>
              <w:top w:val="single" w:color="000000" w:sz="12" w:space="0"/>
              <w:left w:val="nil"/>
              <w:bottom w:val="single" w:color="000000" w:sz="4" w:space="0"/>
              <w:right w:val="nil"/>
            </w:tcBorders>
            <w:shd w:val="clear" w:color="auto" w:fill="FFFFFF"/>
            <w:vAlign w:val="center"/>
          </w:tcPr>
          <w:p w14:paraId="4BDB27C1">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bCs/>
                <w:color w:val="000000"/>
              </w:rPr>
            </w:pPr>
            <w:r>
              <w:rPr>
                <w:b/>
                <w:bCs/>
                <w:color w:val="000000"/>
              </w:rPr>
              <w:t>Parameters</w:t>
            </w:r>
          </w:p>
        </w:tc>
        <w:tc>
          <w:tcPr>
            <w:tcW w:w="1342" w:type="dxa"/>
            <w:tcBorders>
              <w:top w:val="single" w:color="000000" w:sz="12" w:space="0"/>
              <w:bottom w:val="single" w:color="000000" w:sz="4" w:space="0"/>
              <w:right w:val="nil"/>
            </w:tcBorders>
            <w:shd w:val="clear" w:color="auto" w:fill="FFFFFF"/>
            <w:vAlign w:val="center"/>
          </w:tcPr>
          <w:p w14:paraId="16D41BD6">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bCs/>
                <w:color w:val="000000"/>
              </w:rPr>
            </w:pPr>
            <w:r>
              <w:rPr>
                <w:b/>
                <w:bCs/>
                <w:color w:val="000000"/>
              </w:rPr>
              <w:t>FLOPs</w:t>
            </w:r>
          </w:p>
        </w:tc>
        <w:tc>
          <w:tcPr>
            <w:tcW w:w="2680" w:type="dxa"/>
            <w:tcBorders>
              <w:top w:val="single" w:color="000000" w:sz="12" w:space="0"/>
              <w:bottom w:val="single" w:color="000000" w:sz="4" w:space="0"/>
              <w:right w:val="nil"/>
            </w:tcBorders>
            <w:shd w:val="clear" w:color="auto" w:fill="FFFFFF"/>
            <w:vAlign w:val="center"/>
          </w:tcPr>
          <w:p w14:paraId="1D7AF9D8">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bCs/>
                <w:color w:val="000000"/>
              </w:rPr>
            </w:pPr>
            <w:r>
              <w:rPr>
                <w:b/>
                <w:bCs/>
                <w:color w:val="000000"/>
              </w:rPr>
              <w:t>Validation batch time</w:t>
            </w:r>
          </w:p>
        </w:tc>
      </w:tr>
      <w:tr w14:paraId="3C37513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3223" w:type="dxa"/>
            <w:tcBorders>
              <w:top w:val="single" w:color="000000" w:sz="4" w:space="0"/>
              <w:left w:val="nil"/>
              <w:bottom w:val="nil"/>
            </w:tcBorders>
            <w:shd w:val="clear" w:color="auto" w:fill="FFFFFF"/>
            <w:vAlign w:val="center"/>
          </w:tcPr>
          <w:p w14:paraId="62C180A2">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SegFormer-B0</w:t>
            </w:r>
          </w:p>
        </w:tc>
        <w:tc>
          <w:tcPr>
            <w:tcW w:w="1512" w:type="dxa"/>
            <w:tcBorders>
              <w:top w:val="single" w:color="000000" w:sz="4" w:space="0"/>
              <w:left w:val="nil"/>
              <w:bottom w:val="nil"/>
              <w:right w:val="nil"/>
            </w:tcBorders>
            <w:shd w:val="clear" w:color="auto" w:fill="FFFFFF"/>
            <w:vAlign w:val="center"/>
          </w:tcPr>
          <w:p w14:paraId="35556BE7">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3.715M</w:t>
            </w:r>
          </w:p>
        </w:tc>
        <w:tc>
          <w:tcPr>
            <w:tcW w:w="1342" w:type="dxa"/>
            <w:tcBorders>
              <w:top w:val="single" w:color="000000" w:sz="4" w:space="0"/>
              <w:bottom w:val="nil"/>
              <w:right w:val="nil"/>
            </w:tcBorders>
            <w:shd w:val="clear" w:color="auto" w:fill="FFFFFF"/>
            <w:vAlign w:val="center"/>
          </w:tcPr>
          <w:p w14:paraId="77EE1088">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4.135G</w:t>
            </w:r>
          </w:p>
        </w:tc>
        <w:tc>
          <w:tcPr>
            <w:tcW w:w="2680" w:type="dxa"/>
            <w:tcBorders>
              <w:top w:val="single" w:color="000000" w:sz="4" w:space="0"/>
              <w:bottom w:val="nil"/>
              <w:right w:val="nil"/>
            </w:tcBorders>
            <w:shd w:val="clear" w:color="auto" w:fill="FFFFFF"/>
            <w:vAlign w:val="center"/>
          </w:tcPr>
          <w:p w14:paraId="1EEC909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0.0175 s</w:t>
            </w:r>
          </w:p>
        </w:tc>
      </w:tr>
      <w:tr w14:paraId="41BAFC5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3223" w:type="dxa"/>
            <w:tcBorders>
              <w:top w:val="nil"/>
              <w:left w:val="nil"/>
              <w:bottom w:val="nil"/>
            </w:tcBorders>
            <w:shd w:val="clear" w:color="auto" w:fill="FFFFFF"/>
            <w:vAlign w:val="center"/>
          </w:tcPr>
          <w:p w14:paraId="417559E0">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SegFormer-B0 + UAFM</w:t>
            </w:r>
          </w:p>
        </w:tc>
        <w:tc>
          <w:tcPr>
            <w:tcW w:w="1512" w:type="dxa"/>
            <w:tcBorders>
              <w:top w:val="nil"/>
              <w:left w:val="nil"/>
              <w:bottom w:val="nil"/>
              <w:right w:val="nil"/>
            </w:tcBorders>
            <w:shd w:val="clear" w:color="auto" w:fill="FFFFFF"/>
            <w:vAlign w:val="center"/>
          </w:tcPr>
          <w:p w14:paraId="1D789DA3">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4.897M</w:t>
            </w:r>
          </w:p>
        </w:tc>
        <w:tc>
          <w:tcPr>
            <w:tcW w:w="1342" w:type="dxa"/>
            <w:tcBorders>
              <w:top w:val="nil"/>
              <w:bottom w:val="nil"/>
              <w:right w:val="nil"/>
            </w:tcBorders>
            <w:shd w:val="clear" w:color="auto" w:fill="FFFFFF"/>
            <w:vAlign w:val="center"/>
          </w:tcPr>
          <w:p w14:paraId="1AE56FAE">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15.943G</w:t>
            </w:r>
          </w:p>
        </w:tc>
        <w:tc>
          <w:tcPr>
            <w:tcW w:w="2680" w:type="dxa"/>
            <w:tcBorders>
              <w:top w:val="nil"/>
              <w:bottom w:val="nil"/>
              <w:right w:val="nil"/>
            </w:tcBorders>
            <w:shd w:val="clear" w:color="auto" w:fill="FFFFFF"/>
            <w:vAlign w:val="center"/>
          </w:tcPr>
          <w:p w14:paraId="46A2975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0.0215 s</w:t>
            </w:r>
          </w:p>
        </w:tc>
      </w:tr>
      <w:tr w14:paraId="152F949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3223" w:type="dxa"/>
            <w:tcBorders>
              <w:top w:val="nil"/>
              <w:left w:val="nil"/>
              <w:bottom w:val="nil"/>
            </w:tcBorders>
            <w:shd w:val="clear" w:color="auto" w:fill="FFFFFF"/>
            <w:vAlign w:val="center"/>
          </w:tcPr>
          <w:p w14:paraId="737C67B3">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SegFormer-B0+PPContext</w:t>
            </w:r>
          </w:p>
        </w:tc>
        <w:tc>
          <w:tcPr>
            <w:tcW w:w="1512" w:type="dxa"/>
            <w:tcBorders>
              <w:top w:val="nil"/>
              <w:left w:val="nil"/>
              <w:bottom w:val="nil"/>
              <w:right w:val="nil"/>
            </w:tcBorders>
            <w:shd w:val="clear" w:color="auto" w:fill="FFFFFF"/>
            <w:vAlign w:val="center"/>
          </w:tcPr>
          <w:p w14:paraId="6CD4F0E6">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3.914M</w:t>
            </w:r>
          </w:p>
        </w:tc>
        <w:tc>
          <w:tcPr>
            <w:tcW w:w="1342" w:type="dxa"/>
            <w:tcBorders>
              <w:top w:val="nil"/>
              <w:bottom w:val="nil"/>
              <w:right w:val="nil"/>
            </w:tcBorders>
            <w:shd w:val="clear" w:color="auto" w:fill="FFFFFF"/>
            <w:vAlign w:val="center"/>
          </w:tcPr>
          <w:p w14:paraId="12238C55">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5.626G</w:t>
            </w:r>
          </w:p>
        </w:tc>
        <w:tc>
          <w:tcPr>
            <w:tcW w:w="2680" w:type="dxa"/>
            <w:tcBorders>
              <w:top w:val="nil"/>
              <w:bottom w:val="nil"/>
              <w:right w:val="nil"/>
            </w:tcBorders>
            <w:shd w:val="clear" w:color="auto" w:fill="FFFFFF"/>
            <w:vAlign w:val="center"/>
          </w:tcPr>
          <w:p w14:paraId="6EAC1A06">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0.0183 s</w:t>
            </w:r>
          </w:p>
        </w:tc>
      </w:tr>
      <w:tr w14:paraId="0F1559D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3223" w:type="dxa"/>
            <w:tcBorders>
              <w:top w:val="nil"/>
              <w:left w:val="nil"/>
              <w:bottom w:val="nil"/>
            </w:tcBorders>
            <w:shd w:val="clear" w:color="auto" w:fill="FFFFFF"/>
            <w:vAlign w:val="center"/>
          </w:tcPr>
          <w:p w14:paraId="36DE357B">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OCRNet-HRNet-W18</w:t>
            </w:r>
          </w:p>
        </w:tc>
        <w:tc>
          <w:tcPr>
            <w:tcW w:w="1512" w:type="dxa"/>
            <w:tcBorders>
              <w:top w:val="nil"/>
              <w:left w:val="nil"/>
              <w:bottom w:val="nil"/>
              <w:right w:val="nil"/>
            </w:tcBorders>
            <w:shd w:val="clear" w:color="auto" w:fill="FFFFFF"/>
            <w:vAlign w:val="center"/>
          </w:tcPr>
          <w:p w14:paraId="08D9BF2B">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12.110M</w:t>
            </w:r>
          </w:p>
        </w:tc>
        <w:tc>
          <w:tcPr>
            <w:tcW w:w="1342" w:type="dxa"/>
            <w:tcBorders>
              <w:top w:val="nil"/>
              <w:bottom w:val="nil"/>
              <w:right w:val="nil"/>
            </w:tcBorders>
            <w:shd w:val="clear" w:color="auto" w:fill="FFFFFF"/>
            <w:vAlign w:val="center"/>
          </w:tcPr>
          <w:p w14:paraId="56514387">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32.396G</w:t>
            </w:r>
          </w:p>
        </w:tc>
        <w:tc>
          <w:tcPr>
            <w:tcW w:w="2680" w:type="dxa"/>
            <w:tcBorders>
              <w:top w:val="nil"/>
              <w:bottom w:val="nil"/>
              <w:right w:val="nil"/>
            </w:tcBorders>
            <w:shd w:val="clear" w:color="auto" w:fill="FFFFFF"/>
            <w:vAlign w:val="center"/>
          </w:tcPr>
          <w:p w14:paraId="1F6A00B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0.0619 s</w:t>
            </w:r>
          </w:p>
        </w:tc>
      </w:tr>
      <w:tr w14:paraId="18F782E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3223" w:type="dxa"/>
            <w:tcBorders>
              <w:top w:val="nil"/>
              <w:left w:val="nil"/>
              <w:bottom w:val="single" w:color="000000" w:sz="12" w:space="0"/>
            </w:tcBorders>
            <w:shd w:val="clear" w:color="auto" w:fill="FFFFFF"/>
            <w:vAlign w:val="center"/>
          </w:tcPr>
          <w:p w14:paraId="7EAB37CF">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PP-LiteSeg-STDC1</w:t>
            </w:r>
          </w:p>
        </w:tc>
        <w:tc>
          <w:tcPr>
            <w:tcW w:w="1512" w:type="dxa"/>
            <w:tcBorders>
              <w:top w:val="nil"/>
              <w:left w:val="nil"/>
              <w:bottom w:val="single" w:color="000000" w:sz="12" w:space="0"/>
              <w:right w:val="nil"/>
            </w:tcBorders>
            <w:shd w:val="clear" w:color="auto" w:fill="FFFFFF"/>
            <w:vAlign w:val="center"/>
          </w:tcPr>
          <w:p w14:paraId="2BB6DC77">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8.039M</w:t>
            </w:r>
          </w:p>
        </w:tc>
        <w:tc>
          <w:tcPr>
            <w:tcW w:w="1342" w:type="dxa"/>
            <w:tcBorders>
              <w:top w:val="nil"/>
              <w:bottom w:val="single" w:color="000000" w:sz="12" w:space="0"/>
              <w:right w:val="nil"/>
            </w:tcBorders>
            <w:shd w:val="clear" w:color="auto" w:fill="FFFFFF"/>
            <w:vAlign w:val="center"/>
          </w:tcPr>
          <w:p w14:paraId="7A17035D">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3.568G</w:t>
            </w:r>
          </w:p>
        </w:tc>
        <w:tc>
          <w:tcPr>
            <w:tcW w:w="2680" w:type="dxa"/>
            <w:tcBorders>
              <w:top w:val="nil"/>
              <w:bottom w:val="single" w:color="000000" w:sz="12" w:space="0"/>
              <w:right w:val="nil"/>
            </w:tcBorders>
            <w:shd w:val="clear" w:color="auto" w:fill="FFFFFF"/>
            <w:vAlign w:val="center"/>
          </w:tcPr>
          <w:p w14:paraId="33809D6C">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b w:val="0"/>
                <w:color w:val="000000"/>
                <w:sz w:val="21"/>
                <w:szCs w:val="21"/>
              </w:rPr>
            </w:pPr>
            <w:r>
              <w:rPr>
                <w:b w:val="0"/>
                <w:color w:val="000000"/>
                <w:sz w:val="21"/>
                <w:szCs w:val="21"/>
              </w:rPr>
              <w:t>0.0184 s</w:t>
            </w:r>
          </w:p>
        </w:tc>
      </w:tr>
    </w:tbl>
    <w:p w14:paraId="708EA4CF">
      <w:pPr>
        <w:bidi w:val="0"/>
        <w:spacing w:line="276" w:lineRule="auto"/>
      </w:pPr>
      <w:r>
        <w:rPr>
          <w:rFonts w:ascii="Microsoft YaHei" w:hAnsi="Microsoft YaHei" w:eastAsia="Microsoft YaHei"/>
          <w:b w:val="0"/>
          <w:i w:val="0"/>
          <w:color w:val="000000"/>
          <w:sz w:val="21"/>
        </w:rPr>
        <w:t>实验结果表明，SegFormer-B0 在当前 Crack500 official crop-split 协议下取得验证 mIoU 0.8280、裂缝 IoU 0.6782、Precision 0.8283、Recall 0.7891、F1 0.8082 和边界 F1 0.5894，因此保留为当前控制模型。UAFM 的验证结果为 mIoU 0.8263、裂缝 IoU 0.6752、Precision 0.8202、Recall 0.7924、F1 0.8059；其裂缝 IoU 和 F1 没有达到预设增益门槛，且 mIoU 下降，因此不能写成性能提升。PPContextModule 的验证结果为 mIoU 0.8249、裂缝 IoU 0.6728、Precision 0.8109、Recall 0.7979、F1 0.8044 和边界 F1 0.5776。该模块虽然提高 Recall，但同时降低 Precision、裂缝 IoU、F1 和边界 F1，说明在当前设置下扩大候选响应带来了更多阴影和纹理误检。两个模块均保留为受控消融负结果，不启动联合模型，也不根据这些失败模型访问 test 集。</w:t>
      </w:r>
    </w:p>
    <w:p/>
    <w:p>
      <w:pPr>
        <w:spacing w:line="276" w:lineRule="auto"/>
        <w:jc w:val="center"/>
      </w:pPr>
      <w:r>
        <w:rPr>
          <w:rFonts w:ascii="Microsoft YaHei" w:hAnsi="Microsoft YaHei" w:eastAsia="Microsoft YaHei"/>
          <w:b/>
          <w:i w:val="0"/>
          <w:color w:val="000000"/>
          <w:sz w:val="20"/>
        </w:rPr>
        <w:t>Table 4. Controlled ablation results on the Crack500 validation set.</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205"/>
        <w:gridCol w:w="1205"/>
        <w:gridCol w:w="1205"/>
        <w:gridCol w:w="1205"/>
        <w:gridCol w:w="1205"/>
        <w:gridCol w:w="1205"/>
        <w:gridCol w:w="1205"/>
        <w:gridCol w:w="1205"/>
      </w:tblGrid>
      <w:tr>
        <w:tc>
          <w:tcPr>
            <w:tcW w:type="dxa" w:w="1205"/>
            <w:vAlign w:val="center"/>
            <w:shd w:fill="1F4E79"/>
          </w:tcPr>
          <w:p>
            <w:pPr>
              <w:spacing w:after="0"/>
              <w:jc w:val="center"/>
            </w:pPr>
            <w:r/>
            <w:r>
              <w:rPr>
                <w:rFonts w:ascii="Microsoft YaHei" w:hAnsi="Microsoft YaHei" w:eastAsia="Microsoft YaHei"/>
                <w:b/>
                <w:i w:val="0"/>
                <w:color w:val="FFFFFF"/>
                <w:sz w:val="18"/>
              </w:rPr>
              <w:t>Model</w:t>
            </w:r>
          </w:p>
        </w:tc>
        <w:tc>
          <w:tcPr>
            <w:tcW w:type="dxa" w:w="1205"/>
            <w:vAlign w:val="center"/>
            <w:shd w:fill="1F4E79"/>
          </w:tcPr>
          <w:p>
            <w:pPr>
              <w:spacing w:after="0"/>
              <w:jc w:val="center"/>
            </w:pPr>
            <w:r/>
            <w:r>
              <w:rPr>
                <w:rFonts w:ascii="Microsoft YaHei" w:hAnsi="Microsoft YaHei" w:eastAsia="Microsoft YaHei"/>
                <w:b/>
                <w:i w:val="0"/>
                <w:color w:val="FFFFFF"/>
                <w:sz w:val="18"/>
              </w:rPr>
              <w:t>mIoU</w:t>
            </w:r>
          </w:p>
        </w:tc>
        <w:tc>
          <w:tcPr>
            <w:tcW w:type="dxa" w:w="1205"/>
            <w:vAlign w:val="center"/>
            <w:shd w:fill="1F4E79"/>
          </w:tcPr>
          <w:p>
            <w:pPr>
              <w:spacing w:after="0"/>
              <w:jc w:val="center"/>
            </w:pPr>
            <w:r/>
            <w:r>
              <w:rPr>
                <w:rFonts w:ascii="Microsoft YaHei" w:hAnsi="Microsoft YaHei" w:eastAsia="Microsoft YaHei"/>
                <w:b/>
                <w:i w:val="0"/>
                <w:color w:val="FFFFFF"/>
                <w:sz w:val="18"/>
              </w:rPr>
              <w:t>Crack IoU</w:t>
            </w:r>
          </w:p>
        </w:tc>
        <w:tc>
          <w:tcPr>
            <w:tcW w:type="dxa" w:w="1205"/>
            <w:vAlign w:val="center"/>
            <w:shd w:fill="1F4E79"/>
          </w:tcPr>
          <w:p>
            <w:pPr>
              <w:spacing w:after="0"/>
              <w:jc w:val="center"/>
            </w:pPr>
            <w:r/>
            <w:r>
              <w:rPr>
                <w:rFonts w:ascii="Microsoft YaHei" w:hAnsi="Microsoft YaHei" w:eastAsia="Microsoft YaHei"/>
                <w:b/>
                <w:i w:val="0"/>
                <w:color w:val="FFFFFF"/>
                <w:sz w:val="18"/>
              </w:rPr>
              <w:t>Precision</w:t>
            </w:r>
          </w:p>
        </w:tc>
        <w:tc>
          <w:tcPr>
            <w:tcW w:type="dxa" w:w="1205"/>
            <w:vAlign w:val="center"/>
            <w:shd w:fill="1F4E79"/>
          </w:tcPr>
          <w:p>
            <w:pPr>
              <w:spacing w:after="0"/>
              <w:jc w:val="center"/>
            </w:pPr>
            <w:r/>
            <w:r>
              <w:rPr>
                <w:rFonts w:ascii="Microsoft YaHei" w:hAnsi="Microsoft YaHei" w:eastAsia="Microsoft YaHei"/>
                <w:b/>
                <w:i w:val="0"/>
                <w:color w:val="FFFFFF"/>
                <w:sz w:val="18"/>
              </w:rPr>
              <w:t>Recall</w:t>
            </w:r>
          </w:p>
        </w:tc>
        <w:tc>
          <w:tcPr>
            <w:tcW w:type="dxa" w:w="1205"/>
            <w:vAlign w:val="center"/>
            <w:shd w:fill="1F4E79"/>
          </w:tcPr>
          <w:p>
            <w:pPr>
              <w:spacing w:after="0"/>
              <w:jc w:val="center"/>
            </w:pPr>
            <w:r/>
            <w:r>
              <w:rPr>
                <w:rFonts w:ascii="Microsoft YaHei" w:hAnsi="Microsoft YaHei" w:eastAsia="Microsoft YaHei"/>
                <w:b/>
                <w:i w:val="0"/>
                <w:color w:val="FFFFFF"/>
                <w:sz w:val="18"/>
              </w:rPr>
              <w:t>F1</w:t>
            </w:r>
          </w:p>
        </w:tc>
        <w:tc>
          <w:tcPr>
            <w:tcW w:type="dxa" w:w="1205"/>
            <w:vAlign w:val="center"/>
            <w:shd w:fill="1F4E79"/>
          </w:tcPr>
          <w:p>
            <w:pPr>
              <w:spacing w:after="0"/>
              <w:jc w:val="center"/>
            </w:pPr>
            <w:r/>
            <w:r>
              <w:rPr>
                <w:rFonts w:ascii="Microsoft YaHei" w:hAnsi="Microsoft YaHei" w:eastAsia="Microsoft YaHei"/>
                <w:b/>
                <w:i w:val="0"/>
                <w:color w:val="FFFFFF"/>
                <w:sz w:val="18"/>
              </w:rPr>
              <w:t>Boundary F1</w:t>
            </w:r>
          </w:p>
        </w:tc>
        <w:tc>
          <w:tcPr>
            <w:tcW w:type="dxa" w:w="1205"/>
            <w:vAlign w:val="center"/>
            <w:shd w:fill="1F4E79"/>
          </w:tcPr>
          <w:p>
            <w:pPr>
              <w:spacing w:after="0"/>
              <w:jc w:val="center"/>
            </w:pPr>
            <w:r/>
            <w:r>
              <w:rPr>
                <w:rFonts w:ascii="Microsoft YaHei" w:hAnsi="Microsoft YaHei" w:eastAsia="Microsoft YaHei"/>
                <w:b/>
                <w:i w:val="0"/>
                <w:color w:val="FFFFFF"/>
                <w:sz w:val="18"/>
              </w:rPr>
              <w:t>Decision</w:t>
            </w:r>
          </w:p>
        </w:tc>
      </w:tr>
      <w:tr>
        <w:tc>
          <w:tcPr>
            <w:tcW w:type="dxa" w:w="1205"/>
            <w:vAlign w:val="center"/>
          </w:tcPr>
          <w:p>
            <w:pPr>
              <w:spacing w:after="0"/>
              <w:jc w:val="center"/>
            </w:pPr>
            <w:r/>
            <w:r>
              <w:rPr>
                <w:rFonts w:ascii="Microsoft YaHei" w:hAnsi="Microsoft YaHei" w:eastAsia="Microsoft YaHei"/>
                <w:b w:val="0"/>
                <w:i w:val="0"/>
                <w:color w:val="000000"/>
                <w:sz w:val="18"/>
              </w:rPr>
              <w:t>SegFormer-B0</w:t>
            </w:r>
          </w:p>
        </w:tc>
        <w:tc>
          <w:tcPr>
            <w:tcW w:type="dxa" w:w="1205"/>
            <w:vAlign w:val="center"/>
          </w:tcPr>
          <w:p>
            <w:pPr>
              <w:spacing w:after="0"/>
              <w:jc w:val="center"/>
            </w:pPr>
            <w:r/>
            <w:r>
              <w:rPr>
                <w:rFonts w:ascii="Microsoft YaHei" w:hAnsi="Microsoft YaHei" w:eastAsia="Microsoft YaHei"/>
                <w:b w:val="0"/>
                <w:i w:val="0"/>
                <w:color w:val="000000"/>
                <w:sz w:val="18"/>
              </w:rPr>
              <w:t>0.8280</w:t>
            </w:r>
          </w:p>
        </w:tc>
        <w:tc>
          <w:tcPr>
            <w:tcW w:type="dxa" w:w="1205"/>
            <w:vAlign w:val="center"/>
          </w:tcPr>
          <w:p>
            <w:pPr>
              <w:spacing w:after="0"/>
              <w:jc w:val="center"/>
            </w:pPr>
            <w:r/>
            <w:r>
              <w:rPr>
                <w:rFonts w:ascii="Microsoft YaHei" w:hAnsi="Microsoft YaHei" w:eastAsia="Microsoft YaHei"/>
                <w:b w:val="0"/>
                <w:i w:val="0"/>
                <w:color w:val="000000"/>
                <w:sz w:val="18"/>
              </w:rPr>
              <w:t>0.6782</w:t>
            </w:r>
          </w:p>
        </w:tc>
        <w:tc>
          <w:tcPr>
            <w:tcW w:type="dxa" w:w="1205"/>
            <w:vAlign w:val="center"/>
          </w:tcPr>
          <w:p>
            <w:pPr>
              <w:spacing w:after="0"/>
              <w:jc w:val="center"/>
            </w:pPr>
            <w:r/>
            <w:r>
              <w:rPr>
                <w:rFonts w:ascii="Microsoft YaHei" w:hAnsi="Microsoft YaHei" w:eastAsia="Microsoft YaHei"/>
                <w:b w:val="0"/>
                <w:i w:val="0"/>
                <w:color w:val="000000"/>
                <w:sz w:val="18"/>
              </w:rPr>
              <w:t>0.8283</w:t>
            </w:r>
          </w:p>
        </w:tc>
        <w:tc>
          <w:tcPr>
            <w:tcW w:type="dxa" w:w="1205"/>
            <w:vAlign w:val="center"/>
          </w:tcPr>
          <w:p>
            <w:pPr>
              <w:spacing w:after="0"/>
              <w:jc w:val="center"/>
            </w:pPr>
            <w:r/>
            <w:r>
              <w:rPr>
                <w:rFonts w:ascii="Microsoft YaHei" w:hAnsi="Microsoft YaHei" w:eastAsia="Microsoft YaHei"/>
                <w:b w:val="0"/>
                <w:i w:val="0"/>
                <w:color w:val="000000"/>
                <w:sz w:val="18"/>
              </w:rPr>
              <w:t>0.7891</w:t>
            </w:r>
          </w:p>
        </w:tc>
        <w:tc>
          <w:tcPr>
            <w:tcW w:type="dxa" w:w="1205"/>
            <w:vAlign w:val="center"/>
          </w:tcPr>
          <w:p>
            <w:pPr>
              <w:spacing w:after="0"/>
              <w:jc w:val="center"/>
            </w:pPr>
            <w:r/>
            <w:r>
              <w:rPr>
                <w:rFonts w:ascii="Microsoft YaHei" w:hAnsi="Microsoft YaHei" w:eastAsia="Microsoft YaHei"/>
                <w:b w:val="0"/>
                <w:i w:val="0"/>
                <w:color w:val="000000"/>
                <w:sz w:val="18"/>
              </w:rPr>
              <w:t>0.8082</w:t>
            </w:r>
          </w:p>
        </w:tc>
        <w:tc>
          <w:tcPr>
            <w:tcW w:type="dxa" w:w="1205"/>
            <w:vAlign w:val="center"/>
          </w:tcPr>
          <w:p>
            <w:pPr>
              <w:spacing w:after="0"/>
              <w:jc w:val="center"/>
            </w:pPr>
            <w:r/>
            <w:r>
              <w:rPr>
                <w:rFonts w:ascii="Microsoft YaHei" w:hAnsi="Microsoft YaHei" w:eastAsia="Microsoft YaHei"/>
                <w:b w:val="0"/>
                <w:i w:val="0"/>
                <w:color w:val="000000"/>
                <w:sz w:val="18"/>
              </w:rPr>
              <w:t>0.5894</w:t>
            </w:r>
          </w:p>
        </w:tc>
        <w:tc>
          <w:tcPr>
            <w:tcW w:type="dxa" w:w="1205"/>
            <w:vAlign w:val="center"/>
          </w:tcPr>
          <w:p>
            <w:pPr>
              <w:spacing w:after="0"/>
              <w:jc w:val="center"/>
            </w:pPr>
            <w:r/>
            <w:r>
              <w:rPr>
                <w:rFonts w:ascii="Microsoft YaHei" w:hAnsi="Microsoft YaHei" w:eastAsia="Microsoft YaHei"/>
                <w:b w:val="0"/>
                <w:i w:val="0"/>
                <w:color w:val="000000"/>
                <w:sz w:val="18"/>
              </w:rPr>
              <w:t>Control</w:t>
            </w:r>
          </w:p>
        </w:tc>
      </w:tr>
      <w:tr>
        <w:tc>
          <w:tcPr>
            <w:tcW w:type="dxa" w:w="1205"/>
            <w:vAlign w:val="center"/>
            <w:shd w:fill="F3F6F9"/>
          </w:tcPr>
          <w:p>
            <w:pPr>
              <w:spacing w:after="0"/>
              <w:jc w:val="center"/>
            </w:pPr>
            <w:r/>
            <w:r>
              <w:rPr>
                <w:rFonts w:ascii="Microsoft YaHei" w:hAnsi="Microsoft YaHei" w:eastAsia="Microsoft YaHei"/>
                <w:b w:val="0"/>
                <w:i w:val="0"/>
                <w:color w:val="000000"/>
                <w:sz w:val="18"/>
              </w:rPr>
              <w:t>SegFormer-B0 + UAFM</w:t>
            </w:r>
          </w:p>
        </w:tc>
        <w:tc>
          <w:tcPr>
            <w:tcW w:type="dxa" w:w="1205"/>
            <w:vAlign w:val="center"/>
            <w:shd w:fill="F3F6F9"/>
          </w:tcPr>
          <w:p>
            <w:pPr>
              <w:spacing w:after="0"/>
              <w:jc w:val="center"/>
            </w:pPr>
            <w:r/>
            <w:r>
              <w:rPr>
                <w:rFonts w:ascii="Microsoft YaHei" w:hAnsi="Microsoft YaHei" w:eastAsia="Microsoft YaHei"/>
                <w:b w:val="0"/>
                <w:i w:val="0"/>
                <w:color w:val="000000"/>
                <w:sz w:val="18"/>
              </w:rPr>
              <w:t>0.8263</w:t>
            </w:r>
          </w:p>
        </w:tc>
        <w:tc>
          <w:tcPr>
            <w:tcW w:type="dxa" w:w="1205"/>
            <w:vAlign w:val="center"/>
            <w:shd w:fill="F3F6F9"/>
          </w:tcPr>
          <w:p>
            <w:pPr>
              <w:spacing w:after="0"/>
              <w:jc w:val="center"/>
            </w:pPr>
            <w:r/>
            <w:r>
              <w:rPr>
                <w:rFonts w:ascii="Microsoft YaHei" w:hAnsi="Microsoft YaHei" w:eastAsia="Microsoft YaHei"/>
                <w:b w:val="0"/>
                <w:i w:val="0"/>
                <w:color w:val="000000"/>
                <w:sz w:val="18"/>
              </w:rPr>
              <w:t>0.6752</w:t>
            </w:r>
          </w:p>
        </w:tc>
        <w:tc>
          <w:tcPr>
            <w:tcW w:type="dxa" w:w="1205"/>
            <w:vAlign w:val="center"/>
            <w:shd w:fill="F3F6F9"/>
          </w:tcPr>
          <w:p>
            <w:pPr>
              <w:spacing w:after="0"/>
              <w:jc w:val="center"/>
            </w:pPr>
            <w:r/>
            <w:r>
              <w:rPr>
                <w:rFonts w:ascii="Microsoft YaHei" w:hAnsi="Microsoft YaHei" w:eastAsia="Microsoft YaHei"/>
                <w:b w:val="0"/>
                <w:i w:val="0"/>
                <w:color w:val="000000"/>
                <w:sz w:val="18"/>
              </w:rPr>
              <w:t>0.8202</w:t>
            </w:r>
          </w:p>
        </w:tc>
        <w:tc>
          <w:tcPr>
            <w:tcW w:type="dxa" w:w="1205"/>
            <w:vAlign w:val="center"/>
            <w:shd w:fill="F3F6F9"/>
          </w:tcPr>
          <w:p>
            <w:pPr>
              <w:spacing w:after="0"/>
              <w:jc w:val="center"/>
            </w:pPr>
            <w:r/>
            <w:r>
              <w:rPr>
                <w:rFonts w:ascii="Microsoft YaHei" w:hAnsi="Microsoft YaHei" w:eastAsia="Microsoft YaHei"/>
                <w:b w:val="0"/>
                <w:i w:val="0"/>
                <w:color w:val="000000"/>
                <w:sz w:val="18"/>
              </w:rPr>
              <w:t>0.7924</w:t>
            </w:r>
          </w:p>
        </w:tc>
        <w:tc>
          <w:tcPr>
            <w:tcW w:type="dxa" w:w="1205"/>
            <w:vAlign w:val="center"/>
            <w:shd w:fill="F3F6F9"/>
          </w:tcPr>
          <w:p>
            <w:pPr>
              <w:spacing w:after="0"/>
              <w:jc w:val="center"/>
            </w:pPr>
            <w:r/>
            <w:r>
              <w:rPr>
                <w:rFonts w:ascii="Microsoft YaHei" w:hAnsi="Microsoft YaHei" w:eastAsia="Microsoft YaHei"/>
                <w:b w:val="0"/>
                <w:i w:val="0"/>
                <w:color w:val="000000"/>
                <w:sz w:val="18"/>
              </w:rPr>
              <w:t>0.8059</w:t>
            </w:r>
          </w:p>
        </w:tc>
        <w:tc>
          <w:tcPr>
            <w:tcW w:type="dxa" w:w="1205"/>
            <w:vAlign w:val="center"/>
            <w:shd w:fill="F3F6F9"/>
          </w:tcPr>
          <w:p>
            <w:pPr>
              <w:spacing w:after="0"/>
              <w:jc w:val="center"/>
            </w:pPr>
            <w:r/>
            <w:r>
              <w:rPr>
                <w:rFonts w:ascii="Microsoft YaHei" w:hAnsi="Microsoft YaHei" w:eastAsia="Microsoft YaHei"/>
                <w:b w:val="0"/>
                <w:i w:val="0"/>
                <w:color w:val="000000"/>
                <w:sz w:val="18"/>
              </w:rPr>
              <w:t>未计算</w:t>
            </w:r>
          </w:p>
        </w:tc>
        <w:tc>
          <w:tcPr>
            <w:tcW w:type="dxa" w:w="1205"/>
            <w:vAlign w:val="center"/>
            <w:shd w:fill="F3F6F9"/>
          </w:tcPr>
          <w:p>
            <w:pPr>
              <w:spacing w:after="0"/>
              <w:jc w:val="center"/>
            </w:pPr>
            <w:r/>
            <w:r>
              <w:rPr>
                <w:rFonts w:ascii="Microsoft YaHei" w:hAnsi="Microsoft YaHei" w:eastAsia="Microsoft YaHei"/>
                <w:b w:val="0"/>
                <w:i w:val="0"/>
                <w:color w:val="000000"/>
                <w:sz w:val="18"/>
              </w:rPr>
              <w:t>Fail</w:t>
            </w:r>
          </w:p>
        </w:tc>
      </w:tr>
      <w:tr>
        <w:tc>
          <w:tcPr>
            <w:tcW w:type="dxa" w:w="1205"/>
            <w:vAlign w:val="center"/>
          </w:tcPr>
          <w:p>
            <w:pPr>
              <w:spacing w:after="0"/>
              <w:jc w:val="center"/>
            </w:pPr>
            <w:r/>
            <w:r>
              <w:rPr>
                <w:rFonts w:ascii="Microsoft YaHei" w:hAnsi="Microsoft YaHei" w:eastAsia="Microsoft YaHei"/>
                <w:b w:val="0"/>
                <w:i w:val="0"/>
                <w:color w:val="000000"/>
                <w:sz w:val="18"/>
              </w:rPr>
              <w:t>SegFormer-B0 + PPContext</w:t>
            </w:r>
          </w:p>
        </w:tc>
        <w:tc>
          <w:tcPr>
            <w:tcW w:type="dxa" w:w="1205"/>
            <w:vAlign w:val="center"/>
          </w:tcPr>
          <w:p>
            <w:pPr>
              <w:spacing w:after="0"/>
              <w:jc w:val="center"/>
            </w:pPr>
            <w:r/>
            <w:r>
              <w:rPr>
                <w:rFonts w:ascii="Microsoft YaHei" w:hAnsi="Microsoft YaHei" w:eastAsia="Microsoft YaHei"/>
                <w:b w:val="0"/>
                <w:i w:val="0"/>
                <w:color w:val="000000"/>
                <w:sz w:val="18"/>
              </w:rPr>
              <w:t>0.8249</w:t>
            </w:r>
          </w:p>
        </w:tc>
        <w:tc>
          <w:tcPr>
            <w:tcW w:type="dxa" w:w="1205"/>
            <w:vAlign w:val="center"/>
          </w:tcPr>
          <w:p>
            <w:pPr>
              <w:spacing w:after="0"/>
              <w:jc w:val="center"/>
            </w:pPr>
            <w:r/>
            <w:r>
              <w:rPr>
                <w:rFonts w:ascii="Microsoft YaHei" w:hAnsi="Microsoft YaHei" w:eastAsia="Microsoft YaHei"/>
                <w:b w:val="0"/>
                <w:i w:val="0"/>
                <w:color w:val="000000"/>
                <w:sz w:val="18"/>
              </w:rPr>
              <w:t>0.6728</w:t>
            </w:r>
          </w:p>
        </w:tc>
        <w:tc>
          <w:tcPr>
            <w:tcW w:type="dxa" w:w="1205"/>
            <w:vAlign w:val="center"/>
          </w:tcPr>
          <w:p>
            <w:pPr>
              <w:spacing w:after="0"/>
              <w:jc w:val="center"/>
            </w:pPr>
            <w:r/>
            <w:r>
              <w:rPr>
                <w:rFonts w:ascii="Microsoft YaHei" w:hAnsi="Microsoft YaHei" w:eastAsia="Microsoft YaHei"/>
                <w:b w:val="0"/>
                <w:i w:val="0"/>
                <w:color w:val="000000"/>
                <w:sz w:val="18"/>
              </w:rPr>
              <w:t>0.8109</w:t>
            </w:r>
          </w:p>
        </w:tc>
        <w:tc>
          <w:tcPr>
            <w:tcW w:type="dxa" w:w="1205"/>
            <w:vAlign w:val="center"/>
          </w:tcPr>
          <w:p>
            <w:pPr>
              <w:spacing w:after="0"/>
              <w:jc w:val="center"/>
            </w:pPr>
            <w:r/>
            <w:r>
              <w:rPr>
                <w:rFonts w:ascii="Microsoft YaHei" w:hAnsi="Microsoft YaHei" w:eastAsia="Microsoft YaHei"/>
                <w:b w:val="0"/>
                <w:i w:val="0"/>
                <w:color w:val="000000"/>
                <w:sz w:val="18"/>
              </w:rPr>
              <w:t>0.7979</w:t>
            </w:r>
          </w:p>
        </w:tc>
        <w:tc>
          <w:tcPr>
            <w:tcW w:type="dxa" w:w="1205"/>
            <w:vAlign w:val="center"/>
          </w:tcPr>
          <w:p>
            <w:pPr>
              <w:spacing w:after="0"/>
              <w:jc w:val="center"/>
            </w:pPr>
            <w:r/>
            <w:r>
              <w:rPr>
                <w:rFonts w:ascii="Microsoft YaHei" w:hAnsi="Microsoft YaHei" w:eastAsia="Microsoft YaHei"/>
                <w:b w:val="0"/>
                <w:i w:val="0"/>
                <w:color w:val="000000"/>
                <w:sz w:val="18"/>
              </w:rPr>
              <w:t>0.8044</w:t>
            </w:r>
          </w:p>
        </w:tc>
        <w:tc>
          <w:tcPr>
            <w:tcW w:type="dxa" w:w="1205"/>
            <w:vAlign w:val="center"/>
          </w:tcPr>
          <w:p>
            <w:pPr>
              <w:spacing w:after="0"/>
              <w:jc w:val="center"/>
            </w:pPr>
            <w:r/>
            <w:r>
              <w:rPr>
                <w:rFonts w:ascii="Microsoft YaHei" w:hAnsi="Microsoft YaHei" w:eastAsia="Microsoft YaHei"/>
                <w:b w:val="0"/>
                <w:i w:val="0"/>
                <w:color w:val="000000"/>
                <w:sz w:val="18"/>
              </w:rPr>
              <w:t>0.5776</w:t>
            </w:r>
          </w:p>
        </w:tc>
        <w:tc>
          <w:tcPr>
            <w:tcW w:type="dxa" w:w="1205"/>
            <w:vAlign w:val="center"/>
          </w:tcPr>
          <w:p>
            <w:pPr>
              <w:spacing w:after="0"/>
              <w:jc w:val="center"/>
            </w:pPr>
            <w:r/>
            <w:r>
              <w:rPr>
                <w:rFonts w:ascii="Microsoft YaHei" w:hAnsi="Microsoft YaHei" w:eastAsia="Microsoft YaHei"/>
                <w:b w:val="0"/>
                <w:i w:val="0"/>
                <w:color w:val="000000"/>
                <w:sz w:val="18"/>
              </w:rPr>
              <w:t>Fail</w:t>
            </w:r>
          </w:p>
        </w:tc>
      </w:tr>
      <w:tr>
        <w:tc>
          <w:tcPr>
            <w:tcW w:type="dxa" w:w="1205"/>
            <w:vAlign w:val="center"/>
            <w:shd w:fill="F3F6F9"/>
          </w:tcPr>
          <w:p>
            <w:pPr>
              <w:spacing w:after="0"/>
              <w:jc w:val="center"/>
            </w:pPr>
            <w:r/>
            <w:r>
              <w:rPr>
                <w:rFonts w:ascii="Microsoft YaHei" w:hAnsi="Microsoft YaHei" w:eastAsia="Microsoft YaHei"/>
                <w:b w:val="0"/>
                <w:i w:val="0"/>
                <w:color w:val="000000"/>
                <w:sz w:val="18"/>
              </w:rPr>
              <w:t>PP-LiteSeg-STDC1</w:t>
            </w:r>
          </w:p>
        </w:tc>
        <w:tc>
          <w:tcPr>
            <w:tcW w:type="dxa" w:w="1205"/>
            <w:vAlign w:val="center"/>
            <w:shd w:fill="F3F6F9"/>
          </w:tcPr>
          <w:p>
            <w:pPr>
              <w:spacing w:after="0"/>
              <w:jc w:val="center"/>
            </w:pPr>
            <w:r/>
            <w:r>
              <w:rPr>
                <w:rFonts w:ascii="Microsoft YaHei" w:hAnsi="Microsoft YaHei" w:eastAsia="Microsoft YaHei"/>
                <w:b w:val="0"/>
                <w:i w:val="0"/>
                <w:color w:val="000000"/>
                <w:sz w:val="18"/>
              </w:rPr>
              <w:t>0.8205</w:t>
            </w:r>
          </w:p>
        </w:tc>
        <w:tc>
          <w:tcPr>
            <w:tcW w:type="dxa" w:w="1205"/>
            <w:vAlign w:val="center"/>
            <w:shd w:fill="F3F6F9"/>
          </w:tcPr>
          <w:p>
            <w:pPr>
              <w:spacing w:after="0"/>
              <w:jc w:val="center"/>
            </w:pPr>
            <w:r/>
            <w:r>
              <w:rPr>
                <w:rFonts w:ascii="Microsoft YaHei" w:hAnsi="Microsoft YaHei" w:eastAsia="Microsoft YaHei"/>
                <w:b w:val="0"/>
                <w:i w:val="0"/>
                <w:color w:val="000000"/>
                <w:sz w:val="18"/>
              </w:rPr>
              <w:t>0.6641</w:t>
            </w:r>
          </w:p>
        </w:tc>
        <w:tc>
          <w:tcPr>
            <w:tcW w:type="dxa" w:w="1205"/>
            <w:vAlign w:val="center"/>
            <w:shd w:fill="F3F6F9"/>
          </w:tcPr>
          <w:p>
            <w:pPr>
              <w:spacing w:after="0"/>
              <w:jc w:val="center"/>
            </w:pPr>
            <w:r/>
            <w:r>
              <w:rPr>
                <w:rFonts w:ascii="Microsoft YaHei" w:hAnsi="Microsoft YaHei" w:eastAsia="Microsoft YaHei"/>
                <w:b w:val="0"/>
                <w:i w:val="0"/>
                <w:color w:val="000000"/>
                <w:sz w:val="18"/>
              </w:rPr>
              <w:t>0.8250</w:t>
            </w:r>
          </w:p>
        </w:tc>
        <w:tc>
          <w:tcPr>
            <w:tcW w:type="dxa" w:w="1205"/>
            <w:vAlign w:val="center"/>
            <w:shd w:fill="F3F6F9"/>
          </w:tcPr>
          <w:p>
            <w:pPr>
              <w:spacing w:after="0"/>
              <w:jc w:val="center"/>
            </w:pPr>
            <w:r/>
            <w:r>
              <w:rPr>
                <w:rFonts w:ascii="Microsoft YaHei" w:hAnsi="Microsoft YaHei" w:eastAsia="Microsoft YaHei"/>
                <w:b w:val="0"/>
                <w:i w:val="0"/>
                <w:color w:val="000000"/>
                <w:sz w:val="18"/>
              </w:rPr>
              <w:t>0.7730</w:t>
            </w:r>
          </w:p>
        </w:tc>
        <w:tc>
          <w:tcPr>
            <w:tcW w:type="dxa" w:w="1205"/>
            <w:vAlign w:val="center"/>
            <w:shd w:fill="F3F6F9"/>
          </w:tcPr>
          <w:p>
            <w:pPr>
              <w:spacing w:after="0"/>
              <w:jc w:val="center"/>
            </w:pPr>
            <w:r/>
            <w:r>
              <w:rPr>
                <w:rFonts w:ascii="Microsoft YaHei" w:hAnsi="Microsoft YaHei" w:eastAsia="Microsoft YaHei"/>
                <w:b w:val="0"/>
                <w:i w:val="0"/>
                <w:color w:val="000000"/>
                <w:sz w:val="18"/>
              </w:rPr>
              <w:t>0.7982</w:t>
            </w:r>
          </w:p>
        </w:tc>
        <w:tc>
          <w:tcPr>
            <w:tcW w:type="dxa" w:w="1205"/>
            <w:vAlign w:val="center"/>
            <w:shd w:fill="F3F6F9"/>
          </w:tcPr>
          <w:p>
            <w:pPr>
              <w:spacing w:after="0"/>
              <w:jc w:val="center"/>
            </w:pPr>
            <w:r/>
            <w:r>
              <w:rPr>
                <w:rFonts w:ascii="Microsoft YaHei" w:hAnsi="Microsoft YaHei" w:eastAsia="Microsoft YaHei"/>
                <w:b w:val="0"/>
                <w:i w:val="0"/>
                <w:color w:val="000000"/>
                <w:sz w:val="18"/>
              </w:rPr>
              <w:t>0.5643</w:t>
            </w:r>
          </w:p>
        </w:tc>
        <w:tc>
          <w:tcPr>
            <w:tcW w:type="dxa" w:w="1205"/>
            <w:vAlign w:val="center"/>
            <w:shd w:fill="F3F6F9"/>
          </w:tcPr>
          <w:p>
            <w:pPr>
              <w:spacing w:after="0"/>
              <w:jc w:val="center"/>
            </w:pPr>
            <w:r/>
            <w:r>
              <w:rPr>
                <w:rFonts w:ascii="Microsoft YaHei" w:hAnsi="Microsoft YaHei" w:eastAsia="Microsoft YaHei"/>
                <w:b w:val="0"/>
                <w:i w:val="0"/>
                <w:color w:val="000000"/>
                <w:sz w:val="18"/>
              </w:rPr>
              <w:t>Reference</w:t>
            </w:r>
          </w:p>
        </w:tc>
      </w:tr>
    </w:tbl>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10CBC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119D0AB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vertAlign w:val="baseline"/>
              </w:rPr>
            </w:pPr>
            <w:r>
              <w:drawing>
                <wp:inline distT="0" distB="0" distL="114300" distR="114300">
                  <wp:extent cx="4467225" cy="2851150"/>
                  <wp:effectExtent l="0" t="0" r="9525"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4467225" cy="2851150"/>
                          </a:xfrm>
                          <a:prstGeom prst="rect">
                            <a:avLst/>
                          </a:prstGeom>
                          <a:noFill/>
                          <a:ln>
                            <a:noFill/>
                          </a:ln>
                        </pic:spPr>
                      </pic:pic>
                    </a:graphicData>
                  </a:graphic>
                </wp:inline>
              </w:drawing>
            </w:r>
          </w:p>
        </w:tc>
      </w:tr>
      <w:tr w14:paraId="0250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5B1BB6A0">
            <w:pPr>
              <w:pStyle w:val="12"/>
              <w:rPr>
                <w:vertAlign w:val="baseline"/>
              </w:rPr>
            </w:pPr>
            <w:r>
              <w:t xml:space="preserve">Fig. </w:t>
            </w:r>
            <w:r>
              <w:fldChar w:fldCharType="begin"/>
            </w:r>
            <w:r>
              <w:instrText xml:space="preserve"> SEQ Fig. \* ARABIC </w:instrText>
            </w:r>
            <w:r>
              <w:fldChar w:fldCharType="separate"/>
            </w:r>
            <w:r>
              <w:t>7</w:t>
            </w:r>
            <w:r>
              <w:fldChar w:fldCharType="end"/>
            </w:r>
          </w:p>
        </w:tc>
      </w:tr>
      <w:tr w14:paraId="2DD6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64A62280">
            <w:pPr>
              <w:pStyle w:val="12"/>
              <w:ind w:left="0" w:leftChars="0" w:firstLine="0" w:firstLineChars="0"/>
              <w:jc w:val="both"/>
              <w:rPr>
                <w:rFonts w:hint="eastAsia" w:eastAsia="黑体"/>
                <w:lang w:eastAsia="zh-CN"/>
              </w:rPr>
            </w:pPr>
            <w:r>
              <w:rPr>
                <w:rFonts w:hint="eastAsia" w:eastAsia="黑体"/>
                <w:lang w:eastAsia="zh-CN"/>
              </w:rPr>
              <w:drawing>
                <wp:inline distT="0" distB="0" distL="114300" distR="114300">
                  <wp:extent cx="5993130" cy="3285490"/>
                  <wp:effectExtent l="0" t="0" r="1270" b="3810"/>
                  <wp:docPr id="9" name="图片 9" descr="c2fd658487f05fc596456dfc9c702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2fd658487f05fc596456dfc9c702af1"/>
                          <pic:cNvPicPr>
                            <a:picLocks noChangeAspect="1"/>
                          </pic:cNvPicPr>
                        </pic:nvPicPr>
                        <pic:blipFill>
                          <a:blip r:embed="rId17"/>
                          <a:stretch>
                            <a:fillRect/>
                          </a:stretch>
                        </pic:blipFill>
                        <pic:spPr>
                          <a:xfrm>
                            <a:off x="0" y="0"/>
                            <a:ext cx="5993130" cy="3285490"/>
                          </a:xfrm>
                          <a:prstGeom prst="rect">
                            <a:avLst/>
                          </a:prstGeom>
                        </pic:spPr>
                      </pic:pic>
                    </a:graphicData>
                  </a:graphic>
                </wp:inline>
              </w:drawing>
            </w:r>
          </w:p>
        </w:tc>
      </w:tr>
      <w:tr w14:paraId="5F85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9638" w:type="dxa"/>
            <w:tcBorders>
              <w:top w:val="nil"/>
              <w:left w:val="nil"/>
              <w:bottom w:val="nil"/>
              <w:right w:val="nil"/>
            </w:tcBorders>
            <w:vAlign w:val="center"/>
          </w:tcPr>
          <w:p w14:paraId="1AA1F73B">
            <w:pPr>
              <w:pStyle w:val="12"/>
              <w:ind w:left="0" w:leftChars="0" w:firstLine="0" w:firstLineChars="0"/>
              <w:jc w:val="both"/>
              <w:rPr>
                <w:rFonts w:hint="eastAsia" w:eastAsia="黑体"/>
                <w:lang w:eastAsia="zh-CN"/>
              </w:rPr>
            </w:pPr>
          </w:p>
        </w:tc>
      </w:tr>
      <w:tr w14:paraId="0C9C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4FCEC063">
            <w:pPr>
              <w:pStyle w:val="12"/>
              <w:ind w:left="0" w:leftChars="0" w:firstLine="0" w:firstLineChars="0"/>
              <w:jc w:val="center"/>
              <w:rPr>
                <w:rFonts w:hint="eastAsia" w:eastAsia="黑体"/>
                <w:lang w:eastAsia="zh-CN"/>
              </w:rPr>
            </w:pPr>
            <w:r>
              <w:drawing>
                <wp:inline distT="0" distB="0" distL="114300" distR="114300">
                  <wp:extent cx="4519295" cy="3049270"/>
                  <wp:effectExtent l="0" t="0" r="1905"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8"/>
                          <a:stretch>
                            <a:fillRect/>
                          </a:stretch>
                        </pic:blipFill>
                        <pic:spPr>
                          <a:xfrm>
                            <a:off x="0" y="0"/>
                            <a:ext cx="4519295" cy="3049270"/>
                          </a:xfrm>
                          <a:prstGeom prst="rect">
                            <a:avLst/>
                          </a:prstGeom>
                          <a:noFill/>
                          <a:ln>
                            <a:noFill/>
                          </a:ln>
                        </pic:spPr>
                      </pic:pic>
                    </a:graphicData>
                  </a:graphic>
                </wp:inline>
              </w:drawing>
            </w:r>
            <w:bookmarkStart w:id="6" w:name="_GoBack"/>
            <w:bookmarkEnd w:id="6"/>
          </w:p>
        </w:tc>
      </w:tr>
      <w:tr w14:paraId="60BD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vAlign w:val="center"/>
          </w:tcPr>
          <w:p w14:paraId="1E527978">
            <w:pPr>
              <w:pStyle w:val="12"/>
              <w:ind w:left="0" w:leftChars="0" w:firstLine="0" w:firstLineChars="0"/>
              <w:jc w:val="both"/>
              <w:rPr>
                <w:rFonts w:hint="eastAsia" w:eastAsia="黑体"/>
                <w:lang w:eastAsia="zh-CN"/>
              </w:rPr>
            </w:pPr>
          </w:p>
        </w:tc>
      </w:tr>
    </w:tbl>
    <w:p w14:paraId="3A9B13DE">
      <w:pPr>
        <w:bidi w:val="0"/>
      </w:pPr>
    </w:p>
    <w:p w14:paraId="4E8522AC">
      <w:pPr>
        <w:bidi w:val="0"/>
        <w:spacing w:line="276" w:lineRule="auto"/>
      </w:pPr>
      <m:oMath>
        <m:r>
          <m:rPr>
            <m:sty m:val="p"/>
          </m:rPr>
          <w:rPr>
            <w:rFonts w:ascii="Times New Roman" w:hAnsi="Times New Roman"/>
          </w:rPr>
          <m:t>×</m:t>
        </m:r>
      </m:oMath>
      <w:r>
        <w:rPr>
          <w:rFonts w:ascii="Microsoft YaHei" w:hAnsi="Microsoft YaHei" w:eastAsia="Microsoft YaHei"/>
          <w:b w:val="0"/>
          <w:i w:val="0"/>
          <w:color w:val="000000"/>
          <w:sz w:val="21"/>
        </w:rPr>
        <w:t>逐图分析应围绕输入缩放、编码器特征提取和预测恢复三个阶段区分错误来源。第一类样本为细裂缝和端点，用于检查 400 × 400 裁剪、13 × 13 深层特征和最终双线性上采样是否造成裂缝消失、变细或断裂；第二类为阴影和低对比度区域，用于区分漏检与误检；第三类为纹理密集路面，用于观察模型是否将沥青纹理误认为裂缝；第四类为宽裂缝，用于检查主体区域和边界是否同时恢复。每张图应记录 IoU、Boundary F1、FP/FN 像素数、裂缝连通分量数、是否零重叠以及 source frame 信息，不能只根据总体均值判断模块有效性。</w:t>
      </w:r>
    </w:p>
    <w:p w14:paraId="2967E2B4">
      <w:pPr>
        <w:bidi w:val="0"/>
      </w:pPr>
    </w:p>
    <w:p w14:paraId="7CFD592F">
      <w:pPr>
        <w:pStyle w:val="2"/>
        <w:numPr>
          <w:ilvl w:val="0"/>
          <w:numId w:val="0"/>
        </w:numPr>
        <w:tabs>
          <w:tab w:val="clear" w:pos="1106"/>
        </w:tabs>
        <w:bidi w:val="0"/>
        <w:ind w:leftChars="0"/>
        <w:rPr>
          <w:rFonts w:hint="eastAsia"/>
        </w:rPr>
      </w:pPr>
    </w:p>
    <w:p w14:paraId="393979BC">
      <w:pPr>
        <w:pStyle w:val="2"/>
        <w:bidi w:val="0"/>
        <w:rPr>
          <w:rFonts w:hint="eastAsia"/>
        </w:rPr>
      </w:pPr>
      <w:r>
        <w:rPr>
          <w:rFonts w:hint="eastAsia"/>
        </w:rPr>
        <w:t>Experimental validation and discussion</w:t>
      </w:r>
    </w:p>
    <w:p w14:paraId="33C8472C">
      <w:pPr>
        <w:pStyle w:val="3"/>
        <w:bidi w:val="0"/>
        <w:rPr>
          <w:rFonts w:hint="eastAsia"/>
        </w:rPr>
      </w:pPr>
      <w:r>
        <w:rPr>
          <w:rFonts w:hint="eastAsia"/>
        </w:rPr>
        <w:t>Experimental platform and system setup</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1681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tcPr>
          <w:p w14:paraId="6B8236EE">
            <w:pPr>
              <w:pStyle w:val="4"/>
              <w:keepNext w:val="0"/>
              <w:keepLines w:val="0"/>
              <w:pageBreakBefore w:val="0"/>
              <w:widowControl w:val="0"/>
              <w:kinsoku/>
              <w:wordWrap/>
              <w:overflowPunct/>
              <w:topLinePunct w:val="0"/>
              <w:autoSpaceDE/>
              <w:autoSpaceDN/>
              <w:bidi w:val="0"/>
              <w:adjustRightInd/>
              <w:snapToGrid w:val="0"/>
              <w:spacing w:line="240" w:lineRule="auto"/>
              <w:ind w:firstLine="0" w:firstLineChars="0"/>
              <w:textAlignment w:val="auto"/>
              <w:rPr>
                <w:rFonts w:hint="eastAsia"/>
                <w:vertAlign w:val="baseline"/>
              </w:rPr>
            </w:pPr>
            <w:r>
              <w:drawing>
                <wp:inline distT="0" distB="0" distL="114300" distR="114300">
                  <wp:extent cx="5857875" cy="2238375"/>
                  <wp:effectExtent l="0" t="0" r="9525"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9"/>
                          <a:stretch>
                            <a:fillRect/>
                          </a:stretch>
                        </pic:blipFill>
                        <pic:spPr>
                          <a:xfrm>
                            <a:off x="0" y="0"/>
                            <a:ext cx="5857875" cy="2238375"/>
                          </a:xfrm>
                          <a:prstGeom prst="rect">
                            <a:avLst/>
                          </a:prstGeom>
                          <a:noFill/>
                          <a:ln>
                            <a:noFill/>
                          </a:ln>
                        </pic:spPr>
                      </pic:pic>
                    </a:graphicData>
                  </a:graphic>
                </wp:inline>
              </w:drawing>
            </w:r>
          </w:p>
        </w:tc>
      </w:tr>
      <w:tr w14:paraId="3BC10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8" w:type="dxa"/>
            <w:tcBorders>
              <w:top w:val="nil"/>
              <w:left w:val="nil"/>
              <w:bottom w:val="nil"/>
              <w:right w:val="nil"/>
            </w:tcBorders>
          </w:tcPr>
          <w:p w14:paraId="7A2FAB77">
            <w:pPr>
              <w:pStyle w:val="4"/>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vertAlign w:val="baseline"/>
              </w:rPr>
            </w:pPr>
            <w:r>
              <w:drawing>
                <wp:inline distT="0" distB="0" distL="114300" distR="114300">
                  <wp:extent cx="3200400" cy="2962275"/>
                  <wp:effectExtent l="0" t="0" r="0"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0"/>
                          <a:stretch>
                            <a:fillRect/>
                          </a:stretch>
                        </pic:blipFill>
                        <pic:spPr>
                          <a:xfrm>
                            <a:off x="0" y="0"/>
                            <a:ext cx="3200400" cy="2962275"/>
                          </a:xfrm>
                          <a:prstGeom prst="rect">
                            <a:avLst/>
                          </a:prstGeom>
                          <a:noFill/>
                          <a:ln>
                            <a:noFill/>
                          </a:ln>
                        </pic:spPr>
                      </pic:pic>
                    </a:graphicData>
                  </a:graphic>
                </wp:inline>
              </w:drawing>
            </w:r>
          </w:p>
        </w:tc>
      </w:tr>
    </w:tbl>
    <w:p w14:paraId="5B5B6D92">
      <w:pPr>
        <w:pStyle w:val="4"/>
        <w:rPr>
          <w:rFonts w:hint="eastAsia"/>
        </w:rPr>
      </w:pPr>
    </w:p>
    <w:p w14:paraId="6702D286">
      <w:pPr>
        <w:pStyle w:val="4"/>
        <w:rPr>
          <w:rFonts w:hint="eastAsia"/>
        </w:rPr>
      </w:pPr>
    </w:p>
    <w:p w14:paraId="64C59964">
      <w:pPr>
        <w:pStyle w:val="3"/>
        <w:bidi w:val="0"/>
        <w:rPr>
          <w:rFonts w:hint="eastAsia"/>
        </w:rPr>
      </w:pPr>
      <w:r>
        <w:rPr>
          <w:rFonts w:hint="eastAsia"/>
        </w:rPr>
        <w:t>Performance of real-time crack inspection</w:t>
      </w:r>
    </w:p>
    <w:p w14:paraId="3E06A678">
      <w:pPr>
        <w:pStyle w:val="3"/>
        <w:bidi w:val="0"/>
        <w:rPr>
          <w:rFonts w:hint="eastAsia"/>
        </w:rPr>
      </w:pPr>
      <w:r>
        <w:rPr>
          <w:rFonts w:hint="eastAsia"/>
        </w:rPr>
        <w:t>Integrated repair test and effectiveness evaluation</w:t>
      </w:r>
    </w:p>
    <w:p w14:paraId="585BA231">
      <w:pPr>
        <w:pStyle w:val="2"/>
        <w:bidi w:val="0"/>
        <w:rPr>
          <w:rFonts w:hint="eastAsia"/>
        </w:rPr>
      </w:pPr>
      <w:r>
        <w:rPr>
          <w:rFonts w:hint="eastAsia"/>
        </w:rPr>
        <w:t>Conclusion</w:t>
      </w:r>
    </w:p>
    <w:p w14:paraId="6A0B97BA">
      <w:pPr>
        <w:pStyle w:val="4"/>
        <w:bidi w:val="0"/>
        <w:rPr>
          <w:lang w:eastAsia="zh-CN"/>
        </w:rPr>
      </w:pPr>
    </w:p>
    <w:sectPr>
      <w:pgSz w:w="11906" w:h="16838"/>
      <w:pgMar w:top="1134" w:right="1134" w:bottom="1134" w:left="1134" w:header="851" w:footer="680" w:gutter="0"/>
      <w:lnNumType w:countBy="1" w:restart="continuous"/>
      <w:pgNumType w:start="1"/>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Yu Mincho">
    <w:altName w:val="Yu Gothic"/>
    <w:panose1 w:val="00000000000000000000"/>
    <w:charset w:val="80"/>
    <w:family w:val="roman"/>
    <w:pitch w:val="default"/>
    <w:sig w:usb0="00000000" w:usb1="00000000" w:usb2="00000012" w:usb3="00000000" w:csb0="0002009F"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7213579"/>
    </w:sdtPr>
    <w:sdtContent>
      <w:p w14:paraId="1109674F">
        <w:pPr>
          <w:pStyle w:val="17"/>
          <w:jc w:val="center"/>
        </w:pPr>
        <w:r>
          <w:fldChar w:fldCharType="begin"/>
        </w:r>
        <w:r>
          <w:instrText xml:space="preserve"> PAGE   \* MERGEFORMAT </w:instrText>
        </w:r>
        <w:r>
          <w:fldChar w:fldCharType="separate"/>
        </w:r>
        <w:r>
          <w:t>9</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510753"/>
    </w:sdtPr>
    <w:sdtContent>
      <w:p w14:paraId="74770560">
        <w:pPr>
          <w:pStyle w:val="17"/>
          <w:jc w:val="center"/>
        </w:pPr>
        <w:r>
          <w:fldChar w:fldCharType="begin"/>
        </w:r>
        <w:r>
          <w:instrText xml:space="preserve"> PAGE   \* MERGEFORMAT </w:instrText>
        </w:r>
        <w:r>
          <w:fldChar w:fldCharType="separate"/>
        </w:r>
        <w: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966F9">
    <w:pPr>
      <w:pStyle w:val="17"/>
      <w:tabs>
        <w:tab w:val="center" w:pos="4536"/>
        <w:tab w:val="right" w:pos="9072"/>
        <w:tab w:val="clear" w:pos="4252"/>
        <w:tab w:val="clear" w:pos="8504"/>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B1A85">
    <w:pPr>
      <w:pStyle w:val="18"/>
      <w:tabs>
        <w:tab w:val="center" w:pos="4536"/>
        <w:tab w:val="right" w:pos="9072"/>
        <w:tab w:val="clear" w:pos="4252"/>
        <w:tab w:val="clear" w:pos="8504"/>
      </w:tabs>
      <w:rPr>
        <w:lang w:val="en-AU"/>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F67F3">
    <w:pPr>
      <w:pStyle w:val="18"/>
      <w:tabs>
        <w:tab w:val="center" w:pos="4536"/>
        <w:tab w:val="right" w:pos="9072"/>
        <w:tab w:val="clear" w:pos="4252"/>
        <w:tab w:val="clear" w:pos="8504"/>
      </w:tabs>
      <w:rPr>
        <w:lang w:val="en-AU"/>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77F60">
    <w:pPr>
      <w:pStyle w:val="18"/>
      <w:tabs>
        <w:tab w:val="center" w:pos="4536"/>
        <w:tab w:val="right" w:pos="9072"/>
        <w:tab w:val="clear" w:pos="4252"/>
        <w:tab w:val="clear" w:pos="8504"/>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556A2C"/>
    <w:multiLevelType w:val="multilevel"/>
    <w:tmpl w:val="0F556A2C"/>
    <w:lvl w:ilvl="0" w:tentative="0">
      <w:start w:val="1"/>
      <w:numFmt w:val="decimal"/>
      <w:pStyle w:val="2"/>
      <w:lvlText w:val="%1."/>
      <w:lvlJc w:val="left"/>
      <w:pPr>
        <w:tabs>
          <w:tab w:val="left" w:pos="1106"/>
        </w:tabs>
        <w:ind w:left="709" w:firstLine="0"/>
      </w:pPr>
      <w:rPr>
        <w:rFonts w:hint="eastAsia"/>
      </w:rPr>
    </w:lvl>
    <w:lvl w:ilvl="1" w:tentative="0">
      <w:start w:val="1"/>
      <w:numFmt w:val="decimal"/>
      <w:pStyle w:val="3"/>
      <w:lvlText w:val="%1.%2"/>
      <w:lvlJc w:val="left"/>
      <w:pPr>
        <w:tabs>
          <w:tab w:val="left" w:pos="2410"/>
        </w:tabs>
        <w:ind w:left="0" w:firstLine="0"/>
      </w:pPr>
      <w:rPr>
        <w:rFonts w:hint="eastAsia"/>
      </w:rPr>
    </w:lvl>
    <w:lvl w:ilvl="2" w:tentative="0">
      <w:start w:val="1"/>
      <w:numFmt w:val="decimal"/>
      <w:pStyle w:val="5"/>
      <w:lvlText w:val="%1.%2.%3"/>
      <w:lvlJc w:val="left"/>
      <w:pPr>
        <w:tabs>
          <w:tab w:val="left" w:pos="3545"/>
        </w:tabs>
        <w:ind w:left="2978" w:firstLine="0"/>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Text w:val="%2%3%1...%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35455FA3"/>
    <w:multiLevelType w:val="multilevel"/>
    <w:tmpl w:val="35455FA3"/>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3423"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huyi He">
    <w15:presenceInfo w15:providerId="WPS Office" w15:userId="26502386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67"/>
  <w:drawingGridHorizontalSpacing w:val="10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c0NzI0NDI1szAzN7ZQ0lEKTi0uzszPAykwtDCrBQAqvzYkLgAAAA=="/>
    <w:docVar w:name="EN.InstantFormat" w:val="&lt;ENInstantFormat&gt;&lt;Enabled&gt;1&lt;/Enabled&gt;&lt;ScanUnformatted&gt;1&lt;/ScanUnformatted&gt;&lt;ScanChanges&gt;1&lt;/ScanChanges&gt;&lt;Suspended&gt;1&lt;/Suspended&gt;&lt;/ENInstantFormat&gt;"/>
    <w:docVar w:name="EN.Layout" w:val="&lt;ENLayout&gt;&lt;Style&gt;Engineering Structure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209tetwm5tetpettekpxpsf2r0z2rsttvww&quot;&gt;My EndNote Library TJ&lt;record-ids&gt;&lt;item&gt;1178&lt;/item&gt;&lt;item&gt;1183&lt;/item&gt;&lt;item&gt;1186&lt;/item&gt;&lt;item&gt;1212&lt;/item&gt;&lt;item&gt;1224&lt;/item&gt;&lt;item&gt;1240&lt;/item&gt;&lt;item&gt;1246&lt;/item&gt;&lt;item&gt;1554&lt;/item&gt;&lt;item&gt;2915&lt;/item&gt;&lt;item&gt;2929&lt;/item&gt;&lt;item&gt;2934&lt;/item&gt;&lt;item&gt;2936&lt;/item&gt;&lt;item&gt;2937&lt;/item&gt;&lt;item&gt;2942&lt;/item&gt;&lt;item&gt;2948&lt;/item&gt;&lt;item&gt;2949&lt;/item&gt;&lt;item&gt;2957&lt;/item&gt;&lt;item&gt;2959&lt;/item&gt;&lt;item&gt;2960&lt;/item&gt;&lt;item&gt;2962&lt;/item&gt;&lt;item&gt;2968&lt;/item&gt;&lt;item&gt;2969&lt;/item&gt;&lt;item&gt;2970&lt;/item&gt;&lt;item&gt;2972&lt;/item&gt;&lt;item&gt;2973&lt;/item&gt;&lt;item&gt;2974&lt;/item&gt;&lt;item&gt;2975&lt;/item&gt;&lt;item&gt;2977&lt;/item&gt;&lt;/record-ids&gt;&lt;/item&gt;&lt;/Libraries&gt;"/>
  </w:docVars>
  <w:rsids>
    <w:rsidRoot w:val="00172A27"/>
    <w:rsid w:val="00000C31"/>
    <w:rsid w:val="00000D15"/>
    <w:rsid w:val="00000DC7"/>
    <w:rsid w:val="0000101E"/>
    <w:rsid w:val="0000106E"/>
    <w:rsid w:val="0000125A"/>
    <w:rsid w:val="00001525"/>
    <w:rsid w:val="000017E4"/>
    <w:rsid w:val="00001A06"/>
    <w:rsid w:val="00001A60"/>
    <w:rsid w:val="00001A98"/>
    <w:rsid w:val="00001D6B"/>
    <w:rsid w:val="00001EC5"/>
    <w:rsid w:val="00001EC6"/>
    <w:rsid w:val="00001F49"/>
    <w:rsid w:val="00001F4B"/>
    <w:rsid w:val="00002006"/>
    <w:rsid w:val="0000217F"/>
    <w:rsid w:val="0000237C"/>
    <w:rsid w:val="000027B1"/>
    <w:rsid w:val="00002A0D"/>
    <w:rsid w:val="00002AFE"/>
    <w:rsid w:val="00002C0A"/>
    <w:rsid w:val="00002CB8"/>
    <w:rsid w:val="00002E94"/>
    <w:rsid w:val="00002F09"/>
    <w:rsid w:val="00003290"/>
    <w:rsid w:val="000035B7"/>
    <w:rsid w:val="000035D4"/>
    <w:rsid w:val="00003622"/>
    <w:rsid w:val="00003683"/>
    <w:rsid w:val="000037DF"/>
    <w:rsid w:val="00003848"/>
    <w:rsid w:val="0000419D"/>
    <w:rsid w:val="000041B9"/>
    <w:rsid w:val="000043F3"/>
    <w:rsid w:val="00004433"/>
    <w:rsid w:val="000044C5"/>
    <w:rsid w:val="00004946"/>
    <w:rsid w:val="00004F0A"/>
    <w:rsid w:val="00004FEC"/>
    <w:rsid w:val="00004FF0"/>
    <w:rsid w:val="000052A4"/>
    <w:rsid w:val="0000566D"/>
    <w:rsid w:val="00005BB1"/>
    <w:rsid w:val="00005F14"/>
    <w:rsid w:val="00006015"/>
    <w:rsid w:val="0000617B"/>
    <w:rsid w:val="00006187"/>
    <w:rsid w:val="0000631B"/>
    <w:rsid w:val="00006645"/>
    <w:rsid w:val="00006942"/>
    <w:rsid w:val="00006955"/>
    <w:rsid w:val="00006A51"/>
    <w:rsid w:val="00006C3A"/>
    <w:rsid w:val="00006CAE"/>
    <w:rsid w:val="00006E43"/>
    <w:rsid w:val="00006EDD"/>
    <w:rsid w:val="000071FE"/>
    <w:rsid w:val="0000731E"/>
    <w:rsid w:val="00007378"/>
    <w:rsid w:val="00007478"/>
    <w:rsid w:val="00007931"/>
    <w:rsid w:val="00007A29"/>
    <w:rsid w:val="00007F69"/>
    <w:rsid w:val="00010297"/>
    <w:rsid w:val="000107A0"/>
    <w:rsid w:val="000107D5"/>
    <w:rsid w:val="000107EF"/>
    <w:rsid w:val="000108B9"/>
    <w:rsid w:val="00010944"/>
    <w:rsid w:val="0001100B"/>
    <w:rsid w:val="00011064"/>
    <w:rsid w:val="0001149C"/>
    <w:rsid w:val="00011716"/>
    <w:rsid w:val="00011A3C"/>
    <w:rsid w:val="00011ACC"/>
    <w:rsid w:val="00011E7C"/>
    <w:rsid w:val="00011F22"/>
    <w:rsid w:val="00012013"/>
    <w:rsid w:val="000120E2"/>
    <w:rsid w:val="00012430"/>
    <w:rsid w:val="0001266E"/>
    <w:rsid w:val="0001274A"/>
    <w:rsid w:val="00012B49"/>
    <w:rsid w:val="00012D15"/>
    <w:rsid w:val="00012D7A"/>
    <w:rsid w:val="00012D7B"/>
    <w:rsid w:val="00012E96"/>
    <w:rsid w:val="00013071"/>
    <w:rsid w:val="00013280"/>
    <w:rsid w:val="00013330"/>
    <w:rsid w:val="0001351A"/>
    <w:rsid w:val="00013758"/>
    <w:rsid w:val="000137C8"/>
    <w:rsid w:val="000138BE"/>
    <w:rsid w:val="00013E00"/>
    <w:rsid w:val="00013E1D"/>
    <w:rsid w:val="00013F1C"/>
    <w:rsid w:val="00013F99"/>
    <w:rsid w:val="000140EF"/>
    <w:rsid w:val="000142BF"/>
    <w:rsid w:val="000144ED"/>
    <w:rsid w:val="0001456B"/>
    <w:rsid w:val="00014B8D"/>
    <w:rsid w:val="00014C4F"/>
    <w:rsid w:val="000151E2"/>
    <w:rsid w:val="00015348"/>
    <w:rsid w:val="000154A4"/>
    <w:rsid w:val="000155C2"/>
    <w:rsid w:val="00015622"/>
    <w:rsid w:val="000157CD"/>
    <w:rsid w:val="000159A5"/>
    <w:rsid w:val="00015B76"/>
    <w:rsid w:val="00015BE8"/>
    <w:rsid w:val="00015C48"/>
    <w:rsid w:val="00015E62"/>
    <w:rsid w:val="00016074"/>
    <w:rsid w:val="000161AD"/>
    <w:rsid w:val="00016298"/>
    <w:rsid w:val="000163DB"/>
    <w:rsid w:val="0001652C"/>
    <w:rsid w:val="00016619"/>
    <w:rsid w:val="00016A76"/>
    <w:rsid w:val="00016B42"/>
    <w:rsid w:val="00016F78"/>
    <w:rsid w:val="000171FE"/>
    <w:rsid w:val="000172FA"/>
    <w:rsid w:val="000174DF"/>
    <w:rsid w:val="00017A7A"/>
    <w:rsid w:val="00017B76"/>
    <w:rsid w:val="0002000B"/>
    <w:rsid w:val="00020150"/>
    <w:rsid w:val="000203E6"/>
    <w:rsid w:val="00020AAD"/>
    <w:rsid w:val="00020BD9"/>
    <w:rsid w:val="00020DF0"/>
    <w:rsid w:val="00020E75"/>
    <w:rsid w:val="00020F07"/>
    <w:rsid w:val="000210C4"/>
    <w:rsid w:val="00021182"/>
    <w:rsid w:val="00021633"/>
    <w:rsid w:val="000216AC"/>
    <w:rsid w:val="00021BDD"/>
    <w:rsid w:val="00021FA2"/>
    <w:rsid w:val="0002214C"/>
    <w:rsid w:val="00022432"/>
    <w:rsid w:val="000225BC"/>
    <w:rsid w:val="000225E6"/>
    <w:rsid w:val="00022658"/>
    <w:rsid w:val="000228A6"/>
    <w:rsid w:val="00022B06"/>
    <w:rsid w:val="00022B0F"/>
    <w:rsid w:val="00022CD1"/>
    <w:rsid w:val="00023337"/>
    <w:rsid w:val="00023437"/>
    <w:rsid w:val="00023A2F"/>
    <w:rsid w:val="00023CEC"/>
    <w:rsid w:val="00023E67"/>
    <w:rsid w:val="00023E98"/>
    <w:rsid w:val="00023EAA"/>
    <w:rsid w:val="00023F02"/>
    <w:rsid w:val="00023F07"/>
    <w:rsid w:val="0002407C"/>
    <w:rsid w:val="000242DE"/>
    <w:rsid w:val="00024600"/>
    <w:rsid w:val="00024684"/>
    <w:rsid w:val="0002470A"/>
    <w:rsid w:val="000247BC"/>
    <w:rsid w:val="00024808"/>
    <w:rsid w:val="00024A41"/>
    <w:rsid w:val="00024ADC"/>
    <w:rsid w:val="00024BF8"/>
    <w:rsid w:val="00024C16"/>
    <w:rsid w:val="00024EFE"/>
    <w:rsid w:val="0002512B"/>
    <w:rsid w:val="0002525E"/>
    <w:rsid w:val="0002527C"/>
    <w:rsid w:val="000258F5"/>
    <w:rsid w:val="0002594A"/>
    <w:rsid w:val="00025AEA"/>
    <w:rsid w:val="00025FDC"/>
    <w:rsid w:val="0002604A"/>
    <w:rsid w:val="0002628C"/>
    <w:rsid w:val="00026444"/>
    <w:rsid w:val="0002651F"/>
    <w:rsid w:val="0002683F"/>
    <w:rsid w:val="00026973"/>
    <w:rsid w:val="00026ACD"/>
    <w:rsid w:val="00026DEC"/>
    <w:rsid w:val="00026E29"/>
    <w:rsid w:val="00026F6E"/>
    <w:rsid w:val="0002701B"/>
    <w:rsid w:val="0002726C"/>
    <w:rsid w:val="000279BD"/>
    <w:rsid w:val="000279E8"/>
    <w:rsid w:val="00027A37"/>
    <w:rsid w:val="00027A70"/>
    <w:rsid w:val="00027F3F"/>
    <w:rsid w:val="000303CD"/>
    <w:rsid w:val="00030742"/>
    <w:rsid w:val="00030B6B"/>
    <w:rsid w:val="00030BA0"/>
    <w:rsid w:val="00030CC5"/>
    <w:rsid w:val="00030E55"/>
    <w:rsid w:val="00030E62"/>
    <w:rsid w:val="00030F1A"/>
    <w:rsid w:val="00030F5A"/>
    <w:rsid w:val="00031136"/>
    <w:rsid w:val="0003119B"/>
    <w:rsid w:val="000312AF"/>
    <w:rsid w:val="000313A5"/>
    <w:rsid w:val="000313DD"/>
    <w:rsid w:val="00031483"/>
    <w:rsid w:val="000316A1"/>
    <w:rsid w:val="000317D8"/>
    <w:rsid w:val="0003198B"/>
    <w:rsid w:val="00031A5C"/>
    <w:rsid w:val="00031A79"/>
    <w:rsid w:val="00031B22"/>
    <w:rsid w:val="00031B72"/>
    <w:rsid w:val="00032833"/>
    <w:rsid w:val="00032865"/>
    <w:rsid w:val="0003359B"/>
    <w:rsid w:val="000339DC"/>
    <w:rsid w:val="00033B90"/>
    <w:rsid w:val="00033C5C"/>
    <w:rsid w:val="00033E1F"/>
    <w:rsid w:val="00033EDE"/>
    <w:rsid w:val="0003418B"/>
    <w:rsid w:val="000343DC"/>
    <w:rsid w:val="0003453F"/>
    <w:rsid w:val="00034CEF"/>
    <w:rsid w:val="00034FF4"/>
    <w:rsid w:val="000351A2"/>
    <w:rsid w:val="0003527A"/>
    <w:rsid w:val="0003538F"/>
    <w:rsid w:val="000353C8"/>
    <w:rsid w:val="00035666"/>
    <w:rsid w:val="00035A1A"/>
    <w:rsid w:val="00035C7C"/>
    <w:rsid w:val="00035CF9"/>
    <w:rsid w:val="00035D02"/>
    <w:rsid w:val="00035FDA"/>
    <w:rsid w:val="000361CD"/>
    <w:rsid w:val="00036333"/>
    <w:rsid w:val="00036553"/>
    <w:rsid w:val="000369FF"/>
    <w:rsid w:val="00036E1A"/>
    <w:rsid w:val="00036E1B"/>
    <w:rsid w:val="00037073"/>
    <w:rsid w:val="0003707F"/>
    <w:rsid w:val="00037100"/>
    <w:rsid w:val="00037391"/>
    <w:rsid w:val="0003742E"/>
    <w:rsid w:val="00037446"/>
    <w:rsid w:val="00037C30"/>
    <w:rsid w:val="00037CB4"/>
    <w:rsid w:val="0004019A"/>
    <w:rsid w:val="0004020B"/>
    <w:rsid w:val="00040417"/>
    <w:rsid w:val="0004044D"/>
    <w:rsid w:val="00040BD7"/>
    <w:rsid w:val="00040E88"/>
    <w:rsid w:val="00040F59"/>
    <w:rsid w:val="00040F91"/>
    <w:rsid w:val="0004137C"/>
    <w:rsid w:val="000413CB"/>
    <w:rsid w:val="000415A5"/>
    <w:rsid w:val="0004195C"/>
    <w:rsid w:val="000419B9"/>
    <w:rsid w:val="00041B6C"/>
    <w:rsid w:val="00042197"/>
    <w:rsid w:val="00042349"/>
    <w:rsid w:val="0004236F"/>
    <w:rsid w:val="00042764"/>
    <w:rsid w:val="0004283D"/>
    <w:rsid w:val="00042AC7"/>
    <w:rsid w:val="00042B37"/>
    <w:rsid w:val="00042BDF"/>
    <w:rsid w:val="00042DDE"/>
    <w:rsid w:val="00042E58"/>
    <w:rsid w:val="00042FF2"/>
    <w:rsid w:val="00043144"/>
    <w:rsid w:val="000431B5"/>
    <w:rsid w:val="000434DA"/>
    <w:rsid w:val="000434E5"/>
    <w:rsid w:val="00043534"/>
    <w:rsid w:val="00043649"/>
    <w:rsid w:val="0004367D"/>
    <w:rsid w:val="00043831"/>
    <w:rsid w:val="000439DA"/>
    <w:rsid w:val="00043D8E"/>
    <w:rsid w:val="00044735"/>
    <w:rsid w:val="00044B5C"/>
    <w:rsid w:val="00045204"/>
    <w:rsid w:val="00045223"/>
    <w:rsid w:val="000452CA"/>
    <w:rsid w:val="0004531B"/>
    <w:rsid w:val="000453C1"/>
    <w:rsid w:val="00045C8A"/>
    <w:rsid w:val="00045D02"/>
    <w:rsid w:val="00045FF5"/>
    <w:rsid w:val="000461F2"/>
    <w:rsid w:val="0004629C"/>
    <w:rsid w:val="00046365"/>
    <w:rsid w:val="000463F7"/>
    <w:rsid w:val="00046675"/>
    <w:rsid w:val="00046870"/>
    <w:rsid w:val="00046A4E"/>
    <w:rsid w:val="00046DC0"/>
    <w:rsid w:val="00047319"/>
    <w:rsid w:val="0004745C"/>
    <w:rsid w:val="00047566"/>
    <w:rsid w:val="000476DB"/>
    <w:rsid w:val="000476E5"/>
    <w:rsid w:val="00047827"/>
    <w:rsid w:val="00047830"/>
    <w:rsid w:val="00047A97"/>
    <w:rsid w:val="00047C69"/>
    <w:rsid w:val="00050878"/>
    <w:rsid w:val="00050879"/>
    <w:rsid w:val="00050945"/>
    <w:rsid w:val="0005095A"/>
    <w:rsid w:val="00050B20"/>
    <w:rsid w:val="00050C28"/>
    <w:rsid w:val="00050DA2"/>
    <w:rsid w:val="0005101C"/>
    <w:rsid w:val="0005106D"/>
    <w:rsid w:val="00051242"/>
    <w:rsid w:val="000513B3"/>
    <w:rsid w:val="0005156A"/>
    <w:rsid w:val="0005163B"/>
    <w:rsid w:val="0005164B"/>
    <w:rsid w:val="000517AA"/>
    <w:rsid w:val="00051848"/>
    <w:rsid w:val="000518E0"/>
    <w:rsid w:val="00051A29"/>
    <w:rsid w:val="00051C8E"/>
    <w:rsid w:val="00051DE8"/>
    <w:rsid w:val="00051E05"/>
    <w:rsid w:val="00051EAD"/>
    <w:rsid w:val="000524F0"/>
    <w:rsid w:val="00052714"/>
    <w:rsid w:val="000529CC"/>
    <w:rsid w:val="00052A68"/>
    <w:rsid w:val="00052ADA"/>
    <w:rsid w:val="00052D0B"/>
    <w:rsid w:val="00052F7B"/>
    <w:rsid w:val="0005336C"/>
    <w:rsid w:val="00053456"/>
    <w:rsid w:val="000534B2"/>
    <w:rsid w:val="00053A0B"/>
    <w:rsid w:val="00053A29"/>
    <w:rsid w:val="00053B1C"/>
    <w:rsid w:val="00053B41"/>
    <w:rsid w:val="00053CC6"/>
    <w:rsid w:val="00053F50"/>
    <w:rsid w:val="0005462B"/>
    <w:rsid w:val="000546CA"/>
    <w:rsid w:val="000548E0"/>
    <w:rsid w:val="00054971"/>
    <w:rsid w:val="00054B5D"/>
    <w:rsid w:val="00054E1F"/>
    <w:rsid w:val="00054EC2"/>
    <w:rsid w:val="00055301"/>
    <w:rsid w:val="00055379"/>
    <w:rsid w:val="00055452"/>
    <w:rsid w:val="00055564"/>
    <w:rsid w:val="00055772"/>
    <w:rsid w:val="00055797"/>
    <w:rsid w:val="000557DA"/>
    <w:rsid w:val="000559A6"/>
    <w:rsid w:val="00055A09"/>
    <w:rsid w:val="00055AAE"/>
    <w:rsid w:val="00055AE0"/>
    <w:rsid w:val="00055B28"/>
    <w:rsid w:val="00055DD2"/>
    <w:rsid w:val="000563EC"/>
    <w:rsid w:val="0005641C"/>
    <w:rsid w:val="0005648D"/>
    <w:rsid w:val="0005679F"/>
    <w:rsid w:val="0005681F"/>
    <w:rsid w:val="000569C2"/>
    <w:rsid w:val="00056A36"/>
    <w:rsid w:val="00056B5C"/>
    <w:rsid w:val="00056DD1"/>
    <w:rsid w:val="00056E1A"/>
    <w:rsid w:val="00057013"/>
    <w:rsid w:val="000570E3"/>
    <w:rsid w:val="00057109"/>
    <w:rsid w:val="000572E8"/>
    <w:rsid w:val="00057627"/>
    <w:rsid w:val="00057670"/>
    <w:rsid w:val="00057826"/>
    <w:rsid w:val="00057E16"/>
    <w:rsid w:val="0006007D"/>
    <w:rsid w:val="000601C0"/>
    <w:rsid w:val="0006027C"/>
    <w:rsid w:val="000607FE"/>
    <w:rsid w:val="000609DB"/>
    <w:rsid w:val="00060B53"/>
    <w:rsid w:val="00060C7F"/>
    <w:rsid w:val="00060EED"/>
    <w:rsid w:val="00060FDB"/>
    <w:rsid w:val="0006121A"/>
    <w:rsid w:val="000612FF"/>
    <w:rsid w:val="000613AE"/>
    <w:rsid w:val="00061677"/>
    <w:rsid w:val="00061708"/>
    <w:rsid w:val="00061869"/>
    <w:rsid w:val="000623B5"/>
    <w:rsid w:val="000624C9"/>
    <w:rsid w:val="00062666"/>
    <w:rsid w:val="00062705"/>
    <w:rsid w:val="0006274F"/>
    <w:rsid w:val="0006298A"/>
    <w:rsid w:val="00062A0C"/>
    <w:rsid w:val="000630AC"/>
    <w:rsid w:val="00063177"/>
    <w:rsid w:val="00063193"/>
    <w:rsid w:val="000631F2"/>
    <w:rsid w:val="00063289"/>
    <w:rsid w:val="00063296"/>
    <w:rsid w:val="00063311"/>
    <w:rsid w:val="00063459"/>
    <w:rsid w:val="00063816"/>
    <w:rsid w:val="00063AB9"/>
    <w:rsid w:val="00063B1B"/>
    <w:rsid w:val="00063B77"/>
    <w:rsid w:val="00063C7A"/>
    <w:rsid w:val="00063D83"/>
    <w:rsid w:val="00063F5E"/>
    <w:rsid w:val="00063F9E"/>
    <w:rsid w:val="00064122"/>
    <w:rsid w:val="0006416C"/>
    <w:rsid w:val="0006439B"/>
    <w:rsid w:val="0006451D"/>
    <w:rsid w:val="0006457C"/>
    <w:rsid w:val="000646A4"/>
    <w:rsid w:val="00064710"/>
    <w:rsid w:val="0006473D"/>
    <w:rsid w:val="00064955"/>
    <w:rsid w:val="000649EE"/>
    <w:rsid w:val="00064CDF"/>
    <w:rsid w:val="00065E6A"/>
    <w:rsid w:val="00065EBF"/>
    <w:rsid w:val="00065F78"/>
    <w:rsid w:val="00066089"/>
    <w:rsid w:val="0006613B"/>
    <w:rsid w:val="000661B0"/>
    <w:rsid w:val="000661C5"/>
    <w:rsid w:val="00066267"/>
    <w:rsid w:val="000663D1"/>
    <w:rsid w:val="0006654D"/>
    <w:rsid w:val="000665CF"/>
    <w:rsid w:val="00066710"/>
    <w:rsid w:val="000669E1"/>
    <w:rsid w:val="00066AAA"/>
    <w:rsid w:val="00066AE6"/>
    <w:rsid w:val="00066B50"/>
    <w:rsid w:val="00066C7A"/>
    <w:rsid w:val="00067135"/>
    <w:rsid w:val="00067263"/>
    <w:rsid w:val="0006747B"/>
    <w:rsid w:val="0006768C"/>
    <w:rsid w:val="00067841"/>
    <w:rsid w:val="00067870"/>
    <w:rsid w:val="00067A4D"/>
    <w:rsid w:val="00067CCA"/>
    <w:rsid w:val="00067EB6"/>
    <w:rsid w:val="00067F38"/>
    <w:rsid w:val="00067F88"/>
    <w:rsid w:val="00067FD2"/>
    <w:rsid w:val="00070231"/>
    <w:rsid w:val="000702B7"/>
    <w:rsid w:val="000702E7"/>
    <w:rsid w:val="0007070E"/>
    <w:rsid w:val="00070801"/>
    <w:rsid w:val="00070850"/>
    <w:rsid w:val="00070923"/>
    <w:rsid w:val="00070F15"/>
    <w:rsid w:val="000711CE"/>
    <w:rsid w:val="00071226"/>
    <w:rsid w:val="0007137C"/>
    <w:rsid w:val="000714FA"/>
    <w:rsid w:val="0007162E"/>
    <w:rsid w:val="0007179D"/>
    <w:rsid w:val="000717CA"/>
    <w:rsid w:val="00071978"/>
    <w:rsid w:val="000719EC"/>
    <w:rsid w:val="00071BC1"/>
    <w:rsid w:val="00071D72"/>
    <w:rsid w:val="00071D8E"/>
    <w:rsid w:val="0007215C"/>
    <w:rsid w:val="0007226C"/>
    <w:rsid w:val="0007243D"/>
    <w:rsid w:val="0007251D"/>
    <w:rsid w:val="0007258B"/>
    <w:rsid w:val="0007275F"/>
    <w:rsid w:val="00072843"/>
    <w:rsid w:val="00072A24"/>
    <w:rsid w:val="00072FAE"/>
    <w:rsid w:val="000733E1"/>
    <w:rsid w:val="0007357B"/>
    <w:rsid w:val="00073877"/>
    <w:rsid w:val="0007393D"/>
    <w:rsid w:val="00073965"/>
    <w:rsid w:val="00073CC9"/>
    <w:rsid w:val="00073DAA"/>
    <w:rsid w:val="00073EE7"/>
    <w:rsid w:val="000740E4"/>
    <w:rsid w:val="00074126"/>
    <w:rsid w:val="00074222"/>
    <w:rsid w:val="00074259"/>
    <w:rsid w:val="00074674"/>
    <w:rsid w:val="00074918"/>
    <w:rsid w:val="0007496F"/>
    <w:rsid w:val="00074B34"/>
    <w:rsid w:val="00074D52"/>
    <w:rsid w:val="00074ECC"/>
    <w:rsid w:val="00074F4C"/>
    <w:rsid w:val="000750BE"/>
    <w:rsid w:val="000752BE"/>
    <w:rsid w:val="00075435"/>
    <w:rsid w:val="00075497"/>
    <w:rsid w:val="000754F2"/>
    <w:rsid w:val="000755B3"/>
    <w:rsid w:val="000756E9"/>
    <w:rsid w:val="000757D4"/>
    <w:rsid w:val="00075C90"/>
    <w:rsid w:val="00075CBF"/>
    <w:rsid w:val="00075DC7"/>
    <w:rsid w:val="00075E91"/>
    <w:rsid w:val="00075F2D"/>
    <w:rsid w:val="00075FF2"/>
    <w:rsid w:val="000761C8"/>
    <w:rsid w:val="000762CB"/>
    <w:rsid w:val="000765E8"/>
    <w:rsid w:val="000766CD"/>
    <w:rsid w:val="00076765"/>
    <w:rsid w:val="0007693E"/>
    <w:rsid w:val="000769B0"/>
    <w:rsid w:val="00076A7E"/>
    <w:rsid w:val="00076A85"/>
    <w:rsid w:val="00076DC3"/>
    <w:rsid w:val="00076F64"/>
    <w:rsid w:val="000771CD"/>
    <w:rsid w:val="00077311"/>
    <w:rsid w:val="0007738C"/>
    <w:rsid w:val="00077458"/>
    <w:rsid w:val="00077512"/>
    <w:rsid w:val="000777E2"/>
    <w:rsid w:val="000778B3"/>
    <w:rsid w:val="00077996"/>
    <w:rsid w:val="00077AE6"/>
    <w:rsid w:val="00077C22"/>
    <w:rsid w:val="00077D29"/>
    <w:rsid w:val="00077D46"/>
    <w:rsid w:val="00077D91"/>
    <w:rsid w:val="00077E28"/>
    <w:rsid w:val="00077F1A"/>
    <w:rsid w:val="0008023E"/>
    <w:rsid w:val="0008024C"/>
    <w:rsid w:val="0008024D"/>
    <w:rsid w:val="0008034F"/>
    <w:rsid w:val="000803EE"/>
    <w:rsid w:val="00080420"/>
    <w:rsid w:val="00080703"/>
    <w:rsid w:val="00080887"/>
    <w:rsid w:val="00080914"/>
    <w:rsid w:val="00080932"/>
    <w:rsid w:val="00080E2D"/>
    <w:rsid w:val="00080EA7"/>
    <w:rsid w:val="0008139C"/>
    <w:rsid w:val="000814DC"/>
    <w:rsid w:val="0008165D"/>
    <w:rsid w:val="00081672"/>
    <w:rsid w:val="00081730"/>
    <w:rsid w:val="000818C6"/>
    <w:rsid w:val="00081B37"/>
    <w:rsid w:val="00081BF6"/>
    <w:rsid w:val="00081CC3"/>
    <w:rsid w:val="000821FD"/>
    <w:rsid w:val="000823E0"/>
    <w:rsid w:val="00082550"/>
    <w:rsid w:val="00082C9A"/>
    <w:rsid w:val="00082EB8"/>
    <w:rsid w:val="00082FD0"/>
    <w:rsid w:val="000831EF"/>
    <w:rsid w:val="00083416"/>
    <w:rsid w:val="00083562"/>
    <w:rsid w:val="0008358F"/>
    <w:rsid w:val="00084028"/>
    <w:rsid w:val="000841AE"/>
    <w:rsid w:val="0008437A"/>
    <w:rsid w:val="00084642"/>
    <w:rsid w:val="000847C0"/>
    <w:rsid w:val="00084965"/>
    <w:rsid w:val="00084AD8"/>
    <w:rsid w:val="00084C1E"/>
    <w:rsid w:val="00084E9A"/>
    <w:rsid w:val="00084F68"/>
    <w:rsid w:val="000850C3"/>
    <w:rsid w:val="0008538E"/>
    <w:rsid w:val="000854A6"/>
    <w:rsid w:val="000854DE"/>
    <w:rsid w:val="000854F1"/>
    <w:rsid w:val="000856D0"/>
    <w:rsid w:val="0008584E"/>
    <w:rsid w:val="00085961"/>
    <w:rsid w:val="00085A21"/>
    <w:rsid w:val="00085BFE"/>
    <w:rsid w:val="00085CB3"/>
    <w:rsid w:val="00085D5D"/>
    <w:rsid w:val="00085E06"/>
    <w:rsid w:val="00085F23"/>
    <w:rsid w:val="00086136"/>
    <w:rsid w:val="00086492"/>
    <w:rsid w:val="0008676E"/>
    <w:rsid w:val="00086933"/>
    <w:rsid w:val="00086BB9"/>
    <w:rsid w:val="000874E1"/>
    <w:rsid w:val="00087537"/>
    <w:rsid w:val="00087986"/>
    <w:rsid w:val="00087CE9"/>
    <w:rsid w:val="000900D8"/>
    <w:rsid w:val="00090293"/>
    <w:rsid w:val="0009072B"/>
    <w:rsid w:val="00090A2C"/>
    <w:rsid w:val="00090AE5"/>
    <w:rsid w:val="00090B69"/>
    <w:rsid w:val="000911C4"/>
    <w:rsid w:val="00091238"/>
    <w:rsid w:val="00091303"/>
    <w:rsid w:val="00091585"/>
    <w:rsid w:val="00091633"/>
    <w:rsid w:val="00091ABA"/>
    <w:rsid w:val="00091B14"/>
    <w:rsid w:val="00091D8C"/>
    <w:rsid w:val="0009200B"/>
    <w:rsid w:val="000926AD"/>
    <w:rsid w:val="0009286D"/>
    <w:rsid w:val="000928F1"/>
    <w:rsid w:val="00092AA4"/>
    <w:rsid w:val="00092BED"/>
    <w:rsid w:val="000936BF"/>
    <w:rsid w:val="0009374F"/>
    <w:rsid w:val="00093792"/>
    <w:rsid w:val="0009385A"/>
    <w:rsid w:val="00093952"/>
    <w:rsid w:val="00093A0E"/>
    <w:rsid w:val="00093A11"/>
    <w:rsid w:val="00093A96"/>
    <w:rsid w:val="00093F08"/>
    <w:rsid w:val="00094307"/>
    <w:rsid w:val="00094466"/>
    <w:rsid w:val="00094555"/>
    <w:rsid w:val="00094578"/>
    <w:rsid w:val="00094591"/>
    <w:rsid w:val="000948DF"/>
    <w:rsid w:val="00094D6C"/>
    <w:rsid w:val="00094F4A"/>
    <w:rsid w:val="00095028"/>
    <w:rsid w:val="00095430"/>
    <w:rsid w:val="00095474"/>
    <w:rsid w:val="0009594A"/>
    <w:rsid w:val="00095AA4"/>
    <w:rsid w:val="00095AAC"/>
    <w:rsid w:val="00095B4E"/>
    <w:rsid w:val="00095BAF"/>
    <w:rsid w:val="00095D35"/>
    <w:rsid w:val="00095E02"/>
    <w:rsid w:val="000962A8"/>
    <w:rsid w:val="0009636F"/>
    <w:rsid w:val="0009647D"/>
    <w:rsid w:val="00096496"/>
    <w:rsid w:val="000964D8"/>
    <w:rsid w:val="000965FD"/>
    <w:rsid w:val="00096714"/>
    <w:rsid w:val="00096B18"/>
    <w:rsid w:val="00096F3C"/>
    <w:rsid w:val="00097377"/>
    <w:rsid w:val="000973FC"/>
    <w:rsid w:val="00097513"/>
    <w:rsid w:val="00097619"/>
    <w:rsid w:val="00097820"/>
    <w:rsid w:val="00097886"/>
    <w:rsid w:val="000978E2"/>
    <w:rsid w:val="000978FB"/>
    <w:rsid w:val="0009790F"/>
    <w:rsid w:val="000A00C4"/>
    <w:rsid w:val="000A0278"/>
    <w:rsid w:val="000A0709"/>
    <w:rsid w:val="000A0A11"/>
    <w:rsid w:val="000A0A86"/>
    <w:rsid w:val="000A108C"/>
    <w:rsid w:val="000A1434"/>
    <w:rsid w:val="000A146E"/>
    <w:rsid w:val="000A1603"/>
    <w:rsid w:val="000A1706"/>
    <w:rsid w:val="000A1787"/>
    <w:rsid w:val="000A1B89"/>
    <w:rsid w:val="000A1BAE"/>
    <w:rsid w:val="000A1D17"/>
    <w:rsid w:val="000A1D36"/>
    <w:rsid w:val="000A1EF5"/>
    <w:rsid w:val="000A2053"/>
    <w:rsid w:val="000A2104"/>
    <w:rsid w:val="000A210E"/>
    <w:rsid w:val="000A2285"/>
    <w:rsid w:val="000A2427"/>
    <w:rsid w:val="000A24F2"/>
    <w:rsid w:val="000A26C8"/>
    <w:rsid w:val="000A2736"/>
    <w:rsid w:val="000A280A"/>
    <w:rsid w:val="000A287C"/>
    <w:rsid w:val="000A29D1"/>
    <w:rsid w:val="000A29FC"/>
    <w:rsid w:val="000A2A51"/>
    <w:rsid w:val="000A2B7F"/>
    <w:rsid w:val="000A3048"/>
    <w:rsid w:val="000A32BB"/>
    <w:rsid w:val="000A3388"/>
    <w:rsid w:val="000A3504"/>
    <w:rsid w:val="000A35E7"/>
    <w:rsid w:val="000A35F9"/>
    <w:rsid w:val="000A3672"/>
    <w:rsid w:val="000A36FE"/>
    <w:rsid w:val="000A3B70"/>
    <w:rsid w:val="000A3BC7"/>
    <w:rsid w:val="000A3CE0"/>
    <w:rsid w:val="000A3D40"/>
    <w:rsid w:val="000A3F13"/>
    <w:rsid w:val="000A3F27"/>
    <w:rsid w:val="000A4076"/>
    <w:rsid w:val="000A44F6"/>
    <w:rsid w:val="000A454A"/>
    <w:rsid w:val="000A47AE"/>
    <w:rsid w:val="000A4883"/>
    <w:rsid w:val="000A494E"/>
    <w:rsid w:val="000A55D8"/>
    <w:rsid w:val="000A55DB"/>
    <w:rsid w:val="000A5C5E"/>
    <w:rsid w:val="000A616F"/>
    <w:rsid w:val="000A639B"/>
    <w:rsid w:val="000A6620"/>
    <w:rsid w:val="000A67F1"/>
    <w:rsid w:val="000A6894"/>
    <w:rsid w:val="000A68BE"/>
    <w:rsid w:val="000A6B55"/>
    <w:rsid w:val="000A6BB2"/>
    <w:rsid w:val="000A6D53"/>
    <w:rsid w:val="000A6D75"/>
    <w:rsid w:val="000A6F08"/>
    <w:rsid w:val="000A6FE4"/>
    <w:rsid w:val="000A7003"/>
    <w:rsid w:val="000A7026"/>
    <w:rsid w:val="000A705D"/>
    <w:rsid w:val="000A71C7"/>
    <w:rsid w:val="000A71E2"/>
    <w:rsid w:val="000A75DE"/>
    <w:rsid w:val="000A7678"/>
    <w:rsid w:val="000A76A9"/>
    <w:rsid w:val="000A76FC"/>
    <w:rsid w:val="000A7735"/>
    <w:rsid w:val="000A7830"/>
    <w:rsid w:val="000A78EF"/>
    <w:rsid w:val="000A794E"/>
    <w:rsid w:val="000A7975"/>
    <w:rsid w:val="000A7DF6"/>
    <w:rsid w:val="000A7E3B"/>
    <w:rsid w:val="000A7EA4"/>
    <w:rsid w:val="000A7F4B"/>
    <w:rsid w:val="000B01A0"/>
    <w:rsid w:val="000B02DB"/>
    <w:rsid w:val="000B05E8"/>
    <w:rsid w:val="000B064D"/>
    <w:rsid w:val="000B06D2"/>
    <w:rsid w:val="000B075D"/>
    <w:rsid w:val="000B0796"/>
    <w:rsid w:val="000B096A"/>
    <w:rsid w:val="000B0BF8"/>
    <w:rsid w:val="000B0FA8"/>
    <w:rsid w:val="000B1122"/>
    <w:rsid w:val="000B1144"/>
    <w:rsid w:val="000B12B6"/>
    <w:rsid w:val="000B12F6"/>
    <w:rsid w:val="000B1A14"/>
    <w:rsid w:val="000B1BA9"/>
    <w:rsid w:val="000B1BB4"/>
    <w:rsid w:val="000B1CE4"/>
    <w:rsid w:val="000B1D6C"/>
    <w:rsid w:val="000B1DC5"/>
    <w:rsid w:val="000B20F6"/>
    <w:rsid w:val="000B2431"/>
    <w:rsid w:val="000B2475"/>
    <w:rsid w:val="000B25A3"/>
    <w:rsid w:val="000B2735"/>
    <w:rsid w:val="000B277F"/>
    <w:rsid w:val="000B2968"/>
    <w:rsid w:val="000B29B2"/>
    <w:rsid w:val="000B2A2C"/>
    <w:rsid w:val="000B2AEC"/>
    <w:rsid w:val="000B2B6E"/>
    <w:rsid w:val="000B2CE4"/>
    <w:rsid w:val="000B2DCB"/>
    <w:rsid w:val="000B390B"/>
    <w:rsid w:val="000B3ECF"/>
    <w:rsid w:val="000B43C3"/>
    <w:rsid w:val="000B450B"/>
    <w:rsid w:val="000B45B5"/>
    <w:rsid w:val="000B461C"/>
    <w:rsid w:val="000B461E"/>
    <w:rsid w:val="000B4788"/>
    <w:rsid w:val="000B4884"/>
    <w:rsid w:val="000B492F"/>
    <w:rsid w:val="000B4D06"/>
    <w:rsid w:val="000B4F21"/>
    <w:rsid w:val="000B557B"/>
    <w:rsid w:val="000B58A2"/>
    <w:rsid w:val="000B58E6"/>
    <w:rsid w:val="000B5A21"/>
    <w:rsid w:val="000B5D3A"/>
    <w:rsid w:val="000B5D58"/>
    <w:rsid w:val="000B6156"/>
    <w:rsid w:val="000B66B6"/>
    <w:rsid w:val="000B6739"/>
    <w:rsid w:val="000B67B5"/>
    <w:rsid w:val="000B6A2D"/>
    <w:rsid w:val="000B6B91"/>
    <w:rsid w:val="000B6E5B"/>
    <w:rsid w:val="000B6F3F"/>
    <w:rsid w:val="000B7177"/>
    <w:rsid w:val="000B71C1"/>
    <w:rsid w:val="000B757A"/>
    <w:rsid w:val="000B76B8"/>
    <w:rsid w:val="000B782A"/>
    <w:rsid w:val="000B7E0E"/>
    <w:rsid w:val="000C0494"/>
    <w:rsid w:val="000C06E0"/>
    <w:rsid w:val="000C07B2"/>
    <w:rsid w:val="000C091D"/>
    <w:rsid w:val="000C0AA5"/>
    <w:rsid w:val="000C0E87"/>
    <w:rsid w:val="000C10DA"/>
    <w:rsid w:val="000C1164"/>
    <w:rsid w:val="000C1627"/>
    <w:rsid w:val="000C17BC"/>
    <w:rsid w:val="000C1A1B"/>
    <w:rsid w:val="000C1AAE"/>
    <w:rsid w:val="000C1C4B"/>
    <w:rsid w:val="000C1ED1"/>
    <w:rsid w:val="000C20A4"/>
    <w:rsid w:val="000C20C3"/>
    <w:rsid w:val="000C2262"/>
    <w:rsid w:val="000C247D"/>
    <w:rsid w:val="000C2531"/>
    <w:rsid w:val="000C2ABA"/>
    <w:rsid w:val="000C2B1A"/>
    <w:rsid w:val="000C2D93"/>
    <w:rsid w:val="000C2E5B"/>
    <w:rsid w:val="000C3536"/>
    <w:rsid w:val="000C36A2"/>
    <w:rsid w:val="000C370B"/>
    <w:rsid w:val="000C379F"/>
    <w:rsid w:val="000C38E3"/>
    <w:rsid w:val="000C3906"/>
    <w:rsid w:val="000C39AB"/>
    <w:rsid w:val="000C3B6E"/>
    <w:rsid w:val="000C3C95"/>
    <w:rsid w:val="000C3D10"/>
    <w:rsid w:val="000C3E68"/>
    <w:rsid w:val="000C3F06"/>
    <w:rsid w:val="000C43A1"/>
    <w:rsid w:val="000C466E"/>
    <w:rsid w:val="000C4745"/>
    <w:rsid w:val="000C47D2"/>
    <w:rsid w:val="000C47EF"/>
    <w:rsid w:val="000C4874"/>
    <w:rsid w:val="000C4A3D"/>
    <w:rsid w:val="000C4BC1"/>
    <w:rsid w:val="000C4C30"/>
    <w:rsid w:val="000C4E05"/>
    <w:rsid w:val="000C4E95"/>
    <w:rsid w:val="000C5115"/>
    <w:rsid w:val="000C5283"/>
    <w:rsid w:val="000C5464"/>
    <w:rsid w:val="000C54CF"/>
    <w:rsid w:val="000C5663"/>
    <w:rsid w:val="000C5B92"/>
    <w:rsid w:val="000C5CAD"/>
    <w:rsid w:val="000C5F71"/>
    <w:rsid w:val="000C6112"/>
    <w:rsid w:val="000C66EB"/>
    <w:rsid w:val="000C6AE0"/>
    <w:rsid w:val="000C6E7B"/>
    <w:rsid w:val="000C6EE2"/>
    <w:rsid w:val="000C6FE5"/>
    <w:rsid w:val="000C702B"/>
    <w:rsid w:val="000C70B9"/>
    <w:rsid w:val="000C715C"/>
    <w:rsid w:val="000C7162"/>
    <w:rsid w:val="000C71AC"/>
    <w:rsid w:val="000C7346"/>
    <w:rsid w:val="000C734C"/>
    <w:rsid w:val="000C7370"/>
    <w:rsid w:val="000C7501"/>
    <w:rsid w:val="000C7689"/>
    <w:rsid w:val="000C7A54"/>
    <w:rsid w:val="000C7B60"/>
    <w:rsid w:val="000C7FC8"/>
    <w:rsid w:val="000D00D5"/>
    <w:rsid w:val="000D01C6"/>
    <w:rsid w:val="000D0354"/>
    <w:rsid w:val="000D052A"/>
    <w:rsid w:val="000D0580"/>
    <w:rsid w:val="000D08D1"/>
    <w:rsid w:val="000D08D7"/>
    <w:rsid w:val="000D0941"/>
    <w:rsid w:val="000D0CD9"/>
    <w:rsid w:val="000D0D1A"/>
    <w:rsid w:val="000D0E30"/>
    <w:rsid w:val="000D0ECF"/>
    <w:rsid w:val="000D0F03"/>
    <w:rsid w:val="000D0F92"/>
    <w:rsid w:val="000D143F"/>
    <w:rsid w:val="000D144C"/>
    <w:rsid w:val="000D17A1"/>
    <w:rsid w:val="000D18CF"/>
    <w:rsid w:val="000D18E0"/>
    <w:rsid w:val="000D1D42"/>
    <w:rsid w:val="000D1E4A"/>
    <w:rsid w:val="000D1EC9"/>
    <w:rsid w:val="000D22A2"/>
    <w:rsid w:val="000D2620"/>
    <w:rsid w:val="000D269D"/>
    <w:rsid w:val="000D26AE"/>
    <w:rsid w:val="000D28C7"/>
    <w:rsid w:val="000D2ACD"/>
    <w:rsid w:val="000D2D3E"/>
    <w:rsid w:val="000D3282"/>
    <w:rsid w:val="000D336A"/>
    <w:rsid w:val="000D352A"/>
    <w:rsid w:val="000D35C9"/>
    <w:rsid w:val="000D366B"/>
    <w:rsid w:val="000D37BA"/>
    <w:rsid w:val="000D3993"/>
    <w:rsid w:val="000D39C9"/>
    <w:rsid w:val="000D3C4F"/>
    <w:rsid w:val="000D3F29"/>
    <w:rsid w:val="000D3FD4"/>
    <w:rsid w:val="000D3FFF"/>
    <w:rsid w:val="000D41AB"/>
    <w:rsid w:val="000D42F7"/>
    <w:rsid w:val="000D448B"/>
    <w:rsid w:val="000D4C38"/>
    <w:rsid w:val="000D4D9D"/>
    <w:rsid w:val="000D5134"/>
    <w:rsid w:val="000D59F8"/>
    <w:rsid w:val="000D6337"/>
    <w:rsid w:val="000D6396"/>
    <w:rsid w:val="000D641F"/>
    <w:rsid w:val="000D64E3"/>
    <w:rsid w:val="000D6702"/>
    <w:rsid w:val="000D6896"/>
    <w:rsid w:val="000D68E8"/>
    <w:rsid w:val="000D7033"/>
    <w:rsid w:val="000D714F"/>
    <w:rsid w:val="000D72BA"/>
    <w:rsid w:val="000D72CD"/>
    <w:rsid w:val="000D7449"/>
    <w:rsid w:val="000D7468"/>
    <w:rsid w:val="000D7E33"/>
    <w:rsid w:val="000D7EDE"/>
    <w:rsid w:val="000D7FEF"/>
    <w:rsid w:val="000E073A"/>
    <w:rsid w:val="000E0744"/>
    <w:rsid w:val="000E0997"/>
    <w:rsid w:val="000E0A01"/>
    <w:rsid w:val="000E0C3F"/>
    <w:rsid w:val="000E117B"/>
    <w:rsid w:val="000E1614"/>
    <w:rsid w:val="000E169E"/>
    <w:rsid w:val="000E178C"/>
    <w:rsid w:val="000E1987"/>
    <w:rsid w:val="000E1A01"/>
    <w:rsid w:val="000E1A2D"/>
    <w:rsid w:val="000E1A9B"/>
    <w:rsid w:val="000E1D80"/>
    <w:rsid w:val="000E1E78"/>
    <w:rsid w:val="000E204A"/>
    <w:rsid w:val="000E2067"/>
    <w:rsid w:val="000E25C1"/>
    <w:rsid w:val="000E283B"/>
    <w:rsid w:val="000E29D7"/>
    <w:rsid w:val="000E2B48"/>
    <w:rsid w:val="000E2C1F"/>
    <w:rsid w:val="000E2C52"/>
    <w:rsid w:val="000E2E3D"/>
    <w:rsid w:val="000E2FF3"/>
    <w:rsid w:val="000E321C"/>
    <w:rsid w:val="000E33D8"/>
    <w:rsid w:val="000E35DA"/>
    <w:rsid w:val="000E36EF"/>
    <w:rsid w:val="000E37D2"/>
    <w:rsid w:val="000E3C5D"/>
    <w:rsid w:val="000E3E4B"/>
    <w:rsid w:val="000E3EB1"/>
    <w:rsid w:val="000E41E2"/>
    <w:rsid w:val="000E4281"/>
    <w:rsid w:val="000E4B1A"/>
    <w:rsid w:val="000E4E67"/>
    <w:rsid w:val="000E525B"/>
    <w:rsid w:val="000E5460"/>
    <w:rsid w:val="000E549B"/>
    <w:rsid w:val="000E572F"/>
    <w:rsid w:val="000E5882"/>
    <w:rsid w:val="000E58CE"/>
    <w:rsid w:val="000E58FA"/>
    <w:rsid w:val="000E5D44"/>
    <w:rsid w:val="000E5E17"/>
    <w:rsid w:val="000E5F45"/>
    <w:rsid w:val="000E5F49"/>
    <w:rsid w:val="000E5F83"/>
    <w:rsid w:val="000E5FD7"/>
    <w:rsid w:val="000E6312"/>
    <w:rsid w:val="000E6321"/>
    <w:rsid w:val="000E675A"/>
    <w:rsid w:val="000E6B42"/>
    <w:rsid w:val="000E6BAF"/>
    <w:rsid w:val="000E6C1E"/>
    <w:rsid w:val="000E6DC8"/>
    <w:rsid w:val="000E6F08"/>
    <w:rsid w:val="000E6F41"/>
    <w:rsid w:val="000E750C"/>
    <w:rsid w:val="000E7660"/>
    <w:rsid w:val="000E768D"/>
    <w:rsid w:val="000E776D"/>
    <w:rsid w:val="000E7873"/>
    <w:rsid w:val="000E7897"/>
    <w:rsid w:val="000E7BF7"/>
    <w:rsid w:val="000E7C59"/>
    <w:rsid w:val="000E7C5A"/>
    <w:rsid w:val="000E7C83"/>
    <w:rsid w:val="000E7FC8"/>
    <w:rsid w:val="000F030D"/>
    <w:rsid w:val="000F0366"/>
    <w:rsid w:val="000F0454"/>
    <w:rsid w:val="000F0884"/>
    <w:rsid w:val="000F0991"/>
    <w:rsid w:val="000F09C8"/>
    <w:rsid w:val="000F0CFF"/>
    <w:rsid w:val="000F0DB6"/>
    <w:rsid w:val="000F0E62"/>
    <w:rsid w:val="000F0E7B"/>
    <w:rsid w:val="000F0EB4"/>
    <w:rsid w:val="000F130A"/>
    <w:rsid w:val="000F14D5"/>
    <w:rsid w:val="000F178D"/>
    <w:rsid w:val="000F17DD"/>
    <w:rsid w:val="000F1AB5"/>
    <w:rsid w:val="000F1B94"/>
    <w:rsid w:val="000F1C45"/>
    <w:rsid w:val="000F1D13"/>
    <w:rsid w:val="000F1FED"/>
    <w:rsid w:val="000F2336"/>
    <w:rsid w:val="000F237D"/>
    <w:rsid w:val="000F2411"/>
    <w:rsid w:val="000F243F"/>
    <w:rsid w:val="000F25EB"/>
    <w:rsid w:val="000F26AE"/>
    <w:rsid w:val="000F2A15"/>
    <w:rsid w:val="000F2A95"/>
    <w:rsid w:val="000F2D51"/>
    <w:rsid w:val="000F3063"/>
    <w:rsid w:val="000F30E0"/>
    <w:rsid w:val="000F310D"/>
    <w:rsid w:val="000F3177"/>
    <w:rsid w:val="000F36BD"/>
    <w:rsid w:val="000F37A5"/>
    <w:rsid w:val="000F3A38"/>
    <w:rsid w:val="000F3BA0"/>
    <w:rsid w:val="000F3D58"/>
    <w:rsid w:val="000F3EB2"/>
    <w:rsid w:val="000F421D"/>
    <w:rsid w:val="000F4446"/>
    <w:rsid w:val="000F45A5"/>
    <w:rsid w:val="000F4634"/>
    <w:rsid w:val="000F4864"/>
    <w:rsid w:val="000F4B63"/>
    <w:rsid w:val="000F4D73"/>
    <w:rsid w:val="000F4DC5"/>
    <w:rsid w:val="000F4EC4"/>
    <w:rsid w:val="000F4ECB"/>
    <w:rsid w:val="000F509F"/>
    <w:rsid w:val="000F529C"/>
    <w:rsid w:val="000F5411"/>
    <w:rsid w:val="000F5456"/>
    <w:rsid w:val="000F5509"/>
    <w:rsid w:val="000F55B8"/>
    <w:rsid w:val="000F5616"/>
    <w:rsid w:val="000F5687"/>
    <w:rsid w:val="000F5747"/>
    <w:rsid w:val="000F5845"/>
    <w:rsid w:val="000F5D50"/>
    <w:rsid w:val="000F601F"/>
    <w:rsid w:val="000F6037"/>
    <w:rsid w:val="000F605E"/>
    <w:rsid w:val="000F6062"/>
    <w:rsid w:val="000F60D7"/>
    <w:rsid w:val="000F6170"/>
    <w:rsid w:val="000F6285"/>
    <w:rsid w:val="000F6370"/>
    <w:rsid w:val="000F63E9"/>
    <w:rsid w:val="000F64A1"/>
    <w:rsid w:val="000F687B"/>
    <w:rsid w:val="000F6CE6"/>
    <w:rsid w:val="000F6DC1"/>
    <w:rsid w:val="000F7070"/>
    <w:rsid w:val="000F709F"/>
    <w:rsid w:val="000F7145"/>
    <w:rsid w:val="000F7162"/>
    <w:rsid w:val="000F73CA"/>
    <w:rsid w:val="000F7809"/>
    <w:rsid w:val="000F78D4"/>
    <w:rsid w:val="000F799E"/>
    <w:rsid w:val="000F7C18"/>
    <w:rsid w:val="000F7EEC"/>
    <w:rsid w:val="00100151"/>
    <w:rsid w:val="00100569"/>
    <w:rsid w:val="001009CF"/>
    <w:rsid w:val="00100A1F"/>
    <w:rsid w:val="00100B5D"/>
    <w:rsid w:val="00100DC9"/>
    <w:rsid w:val="00100FEE"/>
    <w:rsid w:val="001010C9"/>
    <w:rsid w:val="00101190"/>
    <w:rsid w:val="001016C2"/>
    <w:rsid w:val="00101729"/>
    <w:rsid w:val="00101805"/>
    <w:rsid w:val="001018EE"/>
    <w:rsid w:val="001019CC"/>
    <w:rsid w:val="00101A24"/>
    <w:rsid w:val="00101A9D"/>
    <w:rsid w:val="00101D54"/>
    <w:rsid w:val="001021B0"/>
    <w:rsid w:val="0010225B"/>
    <w:rsid w:val="001024C5"/>
    <w:rsid w:val="00102569"/>
    <w:rsid w:val="0010275E"/>
    <w:rsid w:val="0010278A"/>
    <w:rsid w:val="001027FE"/>
    <w:rsid w:val="00102A90"/>
    <w:rsid w:val="00102AAB"/>
    <w:rsid w:val="00102B3D"/>
    <w:rsid w:val="00102E54"/>
    <w:rsid w:val="00102E61"/>
    <w:rsid w:val="00102FEB"/>
    <w:rsid w:val="0010309F"/>
    <w:rsid w:val="00103173"/>
    <w:rsid w:val="001031EC"/>
    <w:rsid w:val="0010363D"/>
    <w:rsid w:val="00103EFF"/>
    <w:rsid w:val="001040BB"/>
    <w:rsid w:val="0010425E"/>
    <w:rsid w:val="001043D8"/>
    <w:rsid w:val="0010458F"/>
    <w:rsid w:val="001045D9"/>
    <w:rsid w:val="00104663"/>
    <w:rsid w:val="00104825"/>
    <w:rsid w:val="00104C9B"/>
    <w:rsid w:val="00104DB2"/>
    <w:rsid w:val="00105413"/>
    <w:rsid w:val="00105507"/>
    <w:rsid w:val="00105594"/>
    <w:rsid w:val="001057B1"/>
    <w:rsid w:val="00105808"/>
    <w:rsid w:val="001058BE"/>
    <w:rsid w:val="00105B02"/>
    <w:rsid w:val="0010605B"/>
    <w:rsid w:val="001060CE"/>
    <w:rsid w:val="00106473"/>
    <w:rsid w:val="001064D2"/>
    <w:rsid w:val="00106602"/>
    <w:rsid w:val="00106615"/>
    <w:rsid w:val="00106622"/>
    <w:rsid w:val="00106904"/>
    <w:rsid w:val="0010697F"/>
    <w:rsid w:val="00106DCF"/>
    <w:rsid w:val="00106F13"/>
    <w:rsid w:val="001070F9"/>
    <w:rsid w:val="001076A6"/>
    <w:rsid w:val="001076C4"/>
    <w:rsid w:val="001076DA"/>
    <w:rsid w:val="00107991"/>
    <w:rsid w:val="001100A6"/>
    <w:rsid w:val="00110421"/>
    <w:rsid w:val="001105A1"/>
    <w:rsid w:val="00110613"/>
    <w:rsid w:val="00110742"/>
    <w:rsid w:val="00110801"/>
    <w:rsid w:val="001108C9"/>
    <w:rsid w:val="001108E8"/>
    <w:rsid w:val="00110B01"/>
    <w:rsid w:val="00110FF0"/>
    <w:rsid w:val="001111DA"/>
    <w:rsid w:val="0011127B"/>
    <w:rsid w:val="0011128A"/>
    <w:rsid w:val="00111322"/>
    <w:rsid w:val="00111347"/>
    <w:rsid w:val="00111348"/>
    <w:rsid w:val="0011147A"/>
    <w:rsid w:val="00111C3F"/>
    <w:rsid w:val="00111CD3"/>
    <w:rsid w:val="00112538"/>
    <w:rsid w:val="00112669"/>
    <w:rsid w:val="0011271D"/>
    <w:rsid w:val="00112795"/>
    <w:rsid w:val="001127D6"/>
    <w:rsid w:val="00112A35"/>
    <w:rsid w:val="00112CB7"/>
    <w:rsid w:val="00112D7A"/>
    <w:rsid w:val="00112F0E"/>
    <w:rsid w:val="00112FA6"/>
    <w:rsid w:val="00112FE8"/>
    <w:rsid w:val="0011368F"/>
    <w:rsid w:val="00113DCE"/>
    <w:rsid w:val="00113DDC"/>
    <w:rsid w:val="001140D4"/>
    <w:rsid w:val="00114196"/>
    <w:rsid w:val="001141C2"/>
    <w:rsid w:val="001141DD"/>
    <w:rsid w:val="00114283"/>
    <w:rsid w:val="0011428F"/>
    <w:rsid w:val="001142A1"/>
    <w:rsid w:val="0011461F"/>
    <w:rsid w:val="00114784"/>
    <w:rsid w:val="00114910"/>
    <w:rsid w:val="0011498B"/>
    <w:rsid w:val="00114A41"/>
    <w:rsid w:val="00114CBE"/>
    <w:rsid w:val="00114D65"/>
    <w:rsid w:val="00115089"/>
    <w:rsid w:val="001151F5"/>
    <w:rsid w:val="0011547F"/>
    <w:rsid w:val="00115609"/>
    <w:rsid w:val="00115657"/>
    <w:rsid w:val="00115823"/>
    <w:rsid w:val="00115A0A"/>
    <w:rsid w:val="00115A1A"/>
    <w:rsid w:val="00115A5A"/>
    <w:rsid w:val="00115EF9"/>
    <w:rsid w:val="00115F6F"/>
    <w:rsid w:val="00115F72"/>
    <w:rsid w:val="00116147"/>
    <w:rsid w:val="0011619C"/>
    <w:rsid w:val="001162BA"/>
    <w:rsid w:val="00116340"/>
    <w:rsid w:val="0011648C"/>
    <w:rsid w:val="001164E8"/>
    <w:rsid w:val="001165C3"/>
    <w:rsid w:val="00116F62"/>
    <w:rsid w:val="001170F3"/>
    <w:rsid w:val="0011738A"/>
    <w:rsid w:val="001173B1"/>
    <w:rsid w:val="00117710"/>
    <w:rsid w:val="00117A75"/>
    <w:rsid w:val="00117B90"/>
    <w:rsid w:val="00117BEE"/>
    <w:rsid w:val="00117D24"/>
    <w:rsid w:val="00117DEF"/>
    <w:rsid w:val="00117E1F"/>
    <w:rsid w:val="00117E40"/>
    <w:rsid w:val="00117E61"/>
    <w:rsid w:val="00117F5A"/>
    <w:rsid w:val="00117F92"/>
    <w:rsid w:val="001201AD"/>
    <w:rsid w:val="001201BC"/>
    <w:rsid w:val="001202BD"/>
    <w:rsid w:val="00120410"/>
    <w:rsid w:val="001209C8"/>
    <w:rsid w:val="00120D16"/>
    <w:rsid w:val="00120D1B"/>
    <w:rsid w:val="00120F99"/>
    <w:rsid w:val="00121729"/>
    <w:rsid w:val="00121AE7"/>
    <w:rsid w:val="00121B07"/>
    <w:rsid w:val="00121ECD"/>
    <w:rsid w:val="001225E3"/>
    <w:rsid w:val="001228BC"/>
    <w:rsid w:val="00122971"/>
    <w:rsid w:val="001229F6"/>
    <w:rsid w:val="00122A2B"/>
    <w:rsid w:val="00122A85"/>
    <w:rsid w:val="00122C19"/>
    <w:rsid w:val="00122D73"/>
    <w:rsid w:val="00122E18"/>
    <w:rsid w:val="00122F6E"/>
    <w:rsid w:val="00122FF3"/>
    <w:rsid w:val="00123166"/>
    <w:rsid w:val="0012347B"/>
    <w:rsid w:val="00123562"/>
    <w:rsid w:val="00123648"/>
    <w:rsid w:val="00123691"/>
    <w:rsid w:val="001237F3"/>
    <w:rsid w:val="00123939"/>
    <w:rsid w:val="00123A38"/>
    <w:rsid w:val="00123AFF"/>
    <w:rsid w:val="00123BAD"/>
    <w:rsid w:val="00123BF1"/>
    <w:rsid w:val="00123D88"/>
    <w:rsid w:val="00123FEA"/>
    <w:rsid w:val="001245A6"/>
    <w:rsid w:val="00124672"/>
    <w:rsid w:val="0012470F"/>
    <w:rsid w:val="001247B0"/>
    <w:rsid w:val="00124B8D"/>
    <w:rsid w:val="00124D0E"/>
    <w:rsid w:val="00124E8F"/>
    <w:rsid w:val="001250D0"/>
    <w:rsid w:val="00125219"/>
    <w:rsid w:val="001255B1"/>
    <w:rsid w:val="001259FB"/>
    <w:rsid w:val="00125B57"/>
    <w:rsid w:val="00126BB9"/>
    <w:rsid w:val="00126C62"/>
    <w:rsid w:val="00126CAD"/>
    <w:rsid w:val="00127088"/>
    <w:rsid w:val="00127513"/>
    <w:rsid w:val="00127629"/>
    <w:rsid w:val="001300CD"/>
    <w:rsid w:val="00130666"/>
    <w:rsid w:val="001306FE"/>
    <w:rsid w:val="001310D4"/>
    <w:rsid w:val="00131155"/>
    <w:rsid w:val="001312BF"/>
    <w:rsid w:val="0013135D"/>
    <w:rsid w:val="001314C6"/>
    <w:rsid w:val="0013159C"/>
    <w:rsid w:val="00131652"/>
    <w:rsid w:val="0013170F"/>
    <w:rsid w:val="0013172B"/>
    <w:rsid w:val="0013181D"/>
    <w:rsid w:val="00131AED"/>
    <w:rsid w:val="00131DC5"/>
    <w:rsid w:val="00132056"/>
    <w:rsid w:val="00132391"/>
    <w:rsid w:val="001324D4"/>
    <w:rsid w:val="00132737"/>
    <w:rsid w:val="001329BE"/>
    <w:rsid w:val="001329D4"/>
    <w:rsid w:val="00132A1B"/>
    <w:rsid w:val="00132EB9"/>
    <w:rsid w:val="001330B9"/>
    <w:rsid w:val="0013340A"/>
    <w:rsid w:val="0013356E"/>
    <w:rsid w:val="0013392A"/>
    <w:rsid w:val="0013393F"/>
    <w:rsid w:val="00133B28"/>
    <w:rsid w:val="00133D43"/>
    <w:rsid w:val="00133FE5"/>
    <w:rsid w:val="001343A0"/>
    <w:rsid w:val="001345A7"/>
    <w:rsid w:val="0013487A"/>
    <w:rsid w:val="00134A46"/>
    <w:rsid w:val="00134F25"/>
    <w:rsid w:val="00134FD5"/>
    <w:rsid w:val="001352B4"/>
    <w:rsid w:val="001353C1"/>
    <w:rsid w:val="0013555E"/>
    <w:rsid w:val="0013556F"/>
    <w:rsid w:val="001355CB"/>
    <w:rsid w:val="001355F7"/>
    <w:rsid w:val="00135789"/>
    <w:rsid w:val="0013593E"/>
    <w:rsid w:val="0013599D"/>
    <w:rsid w:val="00135E1B"/>
    <w:rsid w:val="00135EBE"/>
    <w:rsid w:val="001361F9"/>
    <w:rsid w:val="001363E5"/>
    <w:rsid w:val="00136739"/>
    <w:rsid w:val="001367D3"/>
    <w:rsid w:val="00136D6C"/>
    <w:rsid w:val="00136EE9"/>
    <w:rsid w:val="00137075"/>
    <w:rsid w:val="0013755F"/>
    <w:rsid w:val="00137568"/>
    <w:rsid w:val="001375EC"/>
    <w:rsid w:val="00137607"/>
    <w:rsid w:val="00137660"/>
    <w:rsid w:val="0013792E"/>
    <w:rsid w:val="001379DB"/>
    <w:rsid w:val="00137C90"/>
    <w:rsid w:val="001400DC"/>
    <w:rsid w:val="00140175"/>
    <w:rsid w:val="00140184"/>
    <w:rsid w:val="00140289"/>
    <w:rsid w:val="00140440"/>
    <w:rsid w:val="00140495"/>
    <w:rsid w:val="00140555"/>
    <w:rsid w:val="00140570"/>
    <w:rsid w:val="001407C4"/>
    <w:rsid w:val="00140952"/>
    <w:rsid w:val="00140FEE"/>
    <w:rsid w:val="001410FC"/>
    <w:rsid w:val="00141123"/>
    <w:rsid w:val="0014117D"/>
    <w:rsid w:val="00141353"/>
    <w:rsid w:val="00141635"/>
    <w:rsid w:val="00141D8A"/>
    <w:rsid w:val="00141FB6"/>
    <w:rsid w:val="00142011"/>
    <w:rsid w:val="001421B8"/>
    <w:rsid w:val="00142295"/>
    <w:rsid w:val="00142387"/>
    <w:rsid w:val="00142535"/>
    <w:rsid w:val="00142585"/>
    <w:rsid w:val="001425F1"/>
    <w:rsid w:val="001426E2"/>
    <w:rsid w:val="0014283D"/>
    <w:rsid w:val="001428A3"/>
    <w:rsid w:val="00142A5B"/>
    <w:rsid w:val="00142A8B"/>
    <w:rsid w:val="00142A94"/>
    <w:rsid w:val="00142BCD"/>
    <w:rsid w:val="00142E93"/>
    <w:rsid w:val="00143285"/>
    <w:rsid w:val="00143413"/>
    <w:rsid w:val="001436BD"/>
    <w:rsid w:val="001439A2"/>
    <w:rsid w:val="00143A35"/>
    <w:rsid w:val="00143E08"/>
    <w:rsid w:val="00143E8B"/>
    <w:rsid w:val="00144795"/>
    <w:rsid w:val="001449D1"/>
    <w:rsid w:val="00144E0D"/>
    <w:rsid w:val="00145171"/>
    <w:rsid w:val="001451ED"/>
    <w:rsid w:val="00145221"/>
    <w:rsid w:val="00145292"/>
    <w:rsid w:val="001452D1"/>
    <w:rsid w:val="00145366"/>
    <w:rsid w:val="001458D7"/>
    <w:rsid w:val="001459C9"/>
    <w:rsid w:val="00145A9C"/>
    <w:rsid w:val="00145B95"/>
    <w:rsid w:val="00145E26"/>
    <w:rsid w:val="001464E4"/>
    <w:rsid w:val="001464F1"/>
    <w:rsid w:val="00146867"/>
    <w:rsid w:val="00146A47"/>
    <w:rsid w:val="00146B75"/>
    <w:rsid w:val="00146EA2"/>
    <w:rsid w:val="0014711E"/>
    <w:rsid w:val="0014718C"/>
    <w:rsid w:val="00147259"/>
    <w:rsid w:val="001472B4"/>
    <w:rsid w:val="0014786B"/>
    <w:rsid w:val="00147B85"/>
    <w:rsid w:val="00147B8C"/>
    <w:rsid w:val="00147CE4"/>
    <w:rsid w:val="00147E7A"/>
    <w:rsid w:val="00147EAC"/>
    <w:rsid w:val="00147F80"/>
    <w:rsid w:val="00150002"/>
    <w:rsid w:val="0015022B"/>
    <w:rsid w:val="00150558"/>
    <w:rsid w:val="00150575"/>
    <w:rsid w:val="0015074A"/>
    <w:rsid w:val="00150861"/>
    <w:rsid w:val="001508E3"/>
    <w:rsid w:val="00150922"/>
    <w:rsid w:val="001509F0"/>
    <w:rsid w:val="00150AEA"/>
    <w:rsid w:val="00150CF6"/>
    <w:rsid w:val="00150E92"/>
    <w:rsid w:val="00150F60"/>
    <w:rsid w:val="001514E5"/>
    <w:rsid w:val="00151929"/>
    <w:rsid w:val="00151FBF"/>
    <w:rsid w:val="00152C96"/>
    <w:rsid w:val="00152E8F"/>
    <w:rsid w:val="00152EE9"/>
    <w:rsid w:val="00153763"/>
    <w:rsid w:val="001539F6"/>
    <w:rsid w:val="00153C04"/>
    <w:rsid w:val="00153CDA"/>
    <w:rsid w:val="001544CE"/>
    <w:rsid w:val="001544D2"/>
    <w:rsid w:val="00154587"/>
    <w:rsid w:val="001547F9"/>
    <w:rsid w:val="00154A6E"/>
    <w:rsid w:val="00154F65"/>
    <w:rsid w:val="00154FB3"/>
    <w:rsid w:val="00154FC4"/>
    <w:rsid w:val="00155511"/>
    <w:rsid w:val="00155688"/>
    <w:rsid w:val="00155896"/>
    <w:rsid w:val="00155936"/>
    <w:rsid w:val="00155A84"/>
    <w:rsid w:val="00155FED"/>
    <w:rsid w:val="00156210"/>
    <w:rsid w:val="00156286"/>
    <w:rsid w:val="0015633B"/>
    <w:rsid w:val="00156554"/>
    <w:rsid w:val="00156566"/>
    <w:rsid w:val="001565B3"/>
    <w:rsid w:val="001565E2"/>
    <w:rsid w:val="0015665F"/>
    <w:rsid w:val="00156799"/>
    <w:rsid w:val="00156BE3"/>
    <w:rsid w:val="00156D2D"/>
    <w:rsid w:val="00156DDD"/>
    <w:rsid w:val="0015718C"/>
    <w:rsid w:val="001571CD"/>
    <w:rsid w:val="0015754C"/>
    <w:rsid w:val="00157774"/>
    <w:rsid w:val="00157AD2"/>
    <w:rsid w:val="00157EB3"/>
    <w:rsid w:val="0016040C"/>
    <w:rsid w:val="0016055A"/>
    <w:rsid w:val="0016059D"/>
    <w:rsid w:val="00160754"/>
    <w:rsid w:val="001608FF"/>
    <w:rsid w:val="00160AB3"/>
    <w:rsid w:val="00160B57"/>
    <w:rsid w:val="00160E1C"/>
    <w:rsid w:val="00160E6B"/>
    <w:rsid w:val="00160E8F"/>
    <w:rsid w:val="00160FC7"/>
    <w:rsid w:val="0016105E"/>
    <w:rsid w:val="00161193"/>
    <w:rsid w:val="00161355"/>
    <w:rsid w:val="001614EC"/>
    <w:rsid w:val="00161565"/>
    <w:rsid w:val="001618A2"/>
    <w:rsid w:val="00161E23"/>
    <w:rsid w:val="00161EFB"/>
    <w:rsid w:val="00161FB9"/>
    <w:rsid w:val="001621A1"/>
    <w:rsid w:val="0016256E"/>
    <w:rsid w:val="00162804"/>
    <w:rsid w:val="00162951"/>
    <w:rsid w:val="00162B0D"/>
    <w:rsid w:val="00162C57"/>
    <w:rsid w:val="00162D38"/>
    <w:rsid w:val="00162DB6"/>
    <w:rsid w:val="00162FB1"/>
    <w:rsid w:val="0016307B"/>
    <w:rsid w:val="00163230"/>
    <w:rsid w:val="001634BD"/>
    <w:rsid w:val="001636A4"/>
    <w:rsid w:val="001639D3"/>
    <w:rsid w:val="0016451F"/>
    <w:rsid w:val="00164809"/>
    <w:rsid w:val="00164A75"/>
    <w:rsid w:val="00164CEB"/>
    <w:rsid w:val="0016531D"/>
    <w:rsid w:val="0016547D"/>
    <w:rsid w:val="001655DE"/>
    <w:rsid w:val="00165739"/>
    <w:rsid w:val="00165827"/>
    <w:rsid w:val="0016583D"/>
    <w:rsid w:val="00165928"/>
    <w:rsid w:val="00165A9A"/>
    <w:rsid w:val="00165D1E"/>
    <w:rsid w:val="00165D8F"/>
    <w:rsid w:val="0016603A"/>
    <w:rsid w:val="00166384"/>
    <w:rsid w:val="00166404"/>
    <w:rsid w:val="001666D1"/>
    <w:rsid w:val="00166CED"/>
    <w:rsid w:val="00166E67"/>
    <w:rsid w:val="00167047"/>
    <w:rsid w:val="001673DA"/>
    <w:rsid w:val="001674D6"/>
    <w:rsid w:val="001674F1"/>
    <w:rsid w:val="00167539"/>
    <w:rsid w:val="001675B5"/>
    <w:rsid w:val="001675DD"/>
    <w:rsid w:val="00167684"/>
    <w:rsid w:val="001677B3"/>
    <w:rsid w:val="00167851"/>
    <w:rsid w:val="001679D3"/>
    <w:rsid w:val="00167A8A"/>
    <w:rsid w:val="00167B19"/>
    <w:rsid w:val="00170054"/>
    <w:rsid w:val="001701EC"/>
    <w:rsid w:val="00170359"/>
    <w:rsid w:val="001703A3"/>
    <w:rsid w:val="0017060C"/>
    <w:rsid w:val="001708C1"/>
    <w:rsid w:val="001708C9"/>
    <w:rsid w:val="00170946"/>
    <w:rsid w:val="001709DE"/>
    <w:rsid w:val="00170A1D"/>
    <w:rsid w:val="00170BB0"/>
    <w:rsid w:val="00170C3B"/>
    <w:rsid w:val="00170EB2"/>
    <w:rsid w:val="00170ED7"/>
    <w:rsid w:val="00171110"/>
    <w:rsid w:val="0017124C"/>
    <w:rsid w:val="001714B7"/>
    <w:rsid w:val="00171B6C"/>
    <w:rsid w:val="00171F43"/>
    <w:rsid w:val="001720A0"/>
    <w:rsid w:val="001720B5"/>
    <w:rsid w:val="0017249E"/>
    <w:rsid w:val="00172A27"/>
    <w:rsid w:val="00172D77"/>
    <w:rsid w:val="0017302E"/>
    <w:rsid w:val="001730C3"/>
    <w:rsid w:val="00173162"/>
    <w:rsid w:val="00173227"/>
    <w:rsid w:val="0017351B"/>
    <w:rsid w:val="00173B5D"/>
    <w:rsid w:val="00173E46"/>
    <w:rsid w:val="00174588"/>
    <w:rsid w:val="001745D0"/>
    <w:rsid w:val="001745E6"/>
    <w:rsid w:val="001747B6"/>
    <w:rsid w:val="00174C06"/>
    <w:rsid w:val="00174EFC"/>
    <w:rsid w:val="001750E7"/>
    <w:rsid w:val="0017517D"/>
    <w:rsid w:val="00175296"/>
    <w:rsid w:val="001758CF"/>
    <w:rsid w:val="0017601D"/>
    <w:rsid w:val="001760FB"/>
    <w:rsid w:val="00176A21"/>
    <w:rsid w:val="00176A58"/>
    <w:rsid w:val="00176CFA"/>
    <w:rsid w:val="00176D3D"/>
    <w:rsid w:val="0017728A"/>
    <w:rsid w:val="00177347"/>
    <w:rsid w:val="00177381"/>
    <w:rsid w:val="00177447"/>
    <w:rsid w:val="00177534"/>
    <w:rsid w:val="00177570"/>
    <w:rsid w:val="001776CB"/>
    <w:rsid w:val="0017788B"/>
    <w:rsid w:val="00177B0E"/>
    <w:rsid w:val="00177B47"/>
    <w:rsid w:val="00177CDE"/>
    <w:rsid w:val="00177E42"/>
    <w:rsid w:val="00180258"/>
    <w:rsid w:val="00180463"/>
    <w:rsid w:val="00180840"/>
    <w:rsid w:val="00180B61"/>
    <w:rsid w:val="00180BF3"/>
    <w:rsid w:val="00180C55"/>
    <w:rsid w:val="00180F3D"/>
    <w:rsid w:val="00181027"/>
    <w:rsid w:val="00181802"/>
    <w:rsid w:val="001819C2"/>
    <w:rsid w:val="00181AEE"/>
    <w:rsid w:val="00181D45"/>
    <w:rsid w:val="00181E0D"/>
    <w:rsid w:val="00181E24"/>
    <w:rsid w:val="00181E55"/>
    <w:rsid w:val="00181E57"/>
    <w:rsid w:val="00181F25"/>
    <w:rsid w:val="00181F82"/>
    <w:rsid w:val="00181FB4"/>
    <w:rsid w:val="00182396"/>
    <w:rsid w:val="001826B1"/>
    <w:rsid w:val="0018295E"/>
    <w:rsid w:val="00182B86"/>
    <w:rsid w:val="00182C5F"/>
    <w:rsid w:val="00182C82"/>
    <w:rsid w:val="00182D17"/>
    <w:rsid w:val="00182E62"/>
    <w:rsid w:val="00182F5D"/>
    <w:rsid w:val="001835EB"/>
    <w:rsid w:val="00183A2C"/>
    <w:rsid w:val="00183B62"/>
    <w:rsid w:val="0018405D"/>
    <w:rsid w:val="001843AD"/>
    <w:rsid w:val="00184479"/>
    <w:rsid w:val="0018449A"/>
    <w:rsid w:val="00184522"/>
    <w:rsid w:val="0018472C"/>
    <w:rsid w:val="001847EE"/>
    <w:rsid w:val="0018483E"/>
    <w:rsid w:val="00184A87"/>
    <w:rsid w:val="00184BD8"/>
    <w:rsid w:val="00184C9F"/>
    <w:rsid w:val="00184D7A"/>
    <w:rsid w:val="00184F61"/>
    <w:rsid w:val="00185304"/>
    <w:rsid w:val="00185352"/>
    <w:rsid w:val="001853EF"/>
    <w:rsid w:val="001856FE"/>
    <w:rsid w:val="00185784"/>
    <w:rsid w:val="001857B2"/>
    <w:rsid w:val="00185927"/>
    <w:rsid w:val="00185AA1"/>
    <w:rsid w:val="00185ABC"/>
    <w:rsid w:val="00186128"/>
    <w:rsid w:val="001862C5"/>
    <w:rsid w:val="001862CC"/>
    <w:rsid w:val="00186451"/>
    <w:rsid w:val="00186487"/>
    <w:rsid w:val="0018652C"/>
    <w:rsid w:val="0018680E"/>
    <w:rsid w:val="00186873"/>
    <w:rsid w:val="0018692F"/>
    <w:rsid w:val="00186AA5"/>
    <w:rsid w:val="00186C64"/>
    <w:rsid w:val="00186EBB"/>
    <w:rsid w:val="001870A6"/>
    <w:rsid w:val="00187100"/>
    <w:rsid w:val="001871F9"/>
    <w:rsid w:val="001876BB"/>
    <w:rsid w:val="00187821"/>
    <w:rsid w:val="001878A3"/>
    <w:rsid w:val="0018796E"/>
    <w:rsid w:val="00187D5F"/>
    <w:rsid w:val="00190AA7"/>
    <w:rsid w:val="00190B24"/>
    <w:rsid w:val="00190D57"/>
    <w:rsid w:val="001910E2"/>
    <w:rsid w:val="001915E4"/>
    <w:rsid w:val="001916B3"/>
    <w:rsid w:val="00191833"/>
    <w:rsid w:val="0019193A"/>
    <w:rsid w:val="00191CBB"/>
    <w:rsid w:val="00191D27"/>
    <w:rsid w:val="00191F86"/>
    <w:rsid w:val="00192353"/>
    <w:rsid w:val="00192499"/>
    <w:rsid w:val="001925B7"/>
    <w:rsid w:val="00192665"/>
    <w:rsid w:val="00192B3D"/>
    <w:rsid w:val="00192BA3"/>
    <w:rsid w:val="00193B8C"/>
    <w:rsid w:val="00193DDC"/>
    <w:rsid w:val="00193E4E"/>
    <w:rsid w:val="00193EAB"/>
    <w:rsid w:val="00193EE9"/>
    <w:rsid w:val="0019405C"/>
    <w:rsid w:val="0019413F"/>
    <w:rsid w:val="001941D6"/>
    <w:rsid w:val="00194328"/>
    <w:rsid w:val="001944E9"/>
    <w:rsid w:val="001946BF"/>
    <w:rsid w:val="001946C5"/>
    <w:rsid w:val="0019488A"/>
    <w:rsid w:val="00194AF3"/>
    <w:rsid w:val="00194C07"/>
    <w:rsid w:val="00194CD1"/>
    <w:rsid w:val="0019508D"/>
    <w:rsid w:val="00195266"/>
    <w:rsid w:val="00195399"/>
    <w:rsid w:val="0019552C"/>
    <w:rsid w:val="00195535"/>
    <w:rsid w:val="00195585"/>
    <w:rsid w:val="001955E0"/>
    <w:rsid w:val="0019563F"/>
    <w:rsid w:val="001956C0"/>
    <w:rsid w:val="0019575D"/>
    <w:rsid w:val="00195986"/>
    <w:rsid w:val="00195AB0"/>
    <w:rsid w:val="00195D7E"/>
    <w:rsid w:val="00196031"/>
    <w:rsid w:val="00196132"/>
    <w:rsid w:val="001962AD"/>
    <w:rsid w:val="001962EC"/>
    <w:rsid w:val="001963E3"/>
    <w:rsid w:val="00196476"/>
    <w:rsid w:val="0019651D"/>
    <w:rsid w:val="001967AA"/>
    <w:rsid w:val="0019697A"/>
    <w:rsid w:val="00196D2D"/>
    <w:rsid w:val="00196F80"/>
    <w:rsid w:val="00196FF0"/>
    <w:rsid w:val="0019722D"/>
    <w:rsid w:val="00197360"/>
    <w:rsid w:val="00197642"/>
    <w:rsid w:val="001976E8"/>
    <w:rsid w:val="00197773"/>
    <w:rsid w:val="0019783F"/>
    <w:rsid w:val="00197A49"/>
    <w:rsid w:val="00197AF3"/>
    <w:rsid w:val="00197C80"/>
    <w:rsid w:val="00197CC3"/>
    <w:rsid w:val="00197D32"/>
    <w:rsid w:val="001A007D"/>
    <w:rsid w:val="001A0096"/>
    <w:rsid w:val="001A0135"/>
    <w:rsid w:val="001A0235"/>
    <w:rsid w:val="001A032C"/>
    <w:rsid w:val="001A092E"/>
    <w:rsid w:val="001A0D0F"/>
    <w:rsid w:val="001A0E10"/>
    <w:rsid w:val="001A0E65"/>
    <w:rsid w:val="001A1037"/>
    <w:rsid w:val="001A129F"/>
    <w:rsid w:val="001A1352"/>
    <w:rsid w:val="001A155A"/>
    <w:rsid w:val="001A1EC9"/>
    <w:rsid w:val="001A22DC"/>
    <w:rsid w:val="001A2645"/>
    <w:rsid w:val="001A2657"/>
    <w:rsid w:val="001A2695"/>
    <w:rsid w:val="001A26E1"/>
    <w:rsid w:val="001A2B36"/>
    <w:rsid w:val="001A2C75"/>
    <w:rsid w:val="001A3086"/>
    <w:rsid w:val="001A322C"/>
    <w:rsid w:val="001A32BF"/>
    <w:rsid w:val="001A339D"/>
    <w:rsid w:val="001A33DF"/>
    <w:rsid w:val="001A36E9"/>
    <w:rsid w:val="001A377B"/>
    <w:rsid w:val="001A3A38"/>
    <w:rsid w:val="001A3A62"/>
    <w:rsid w:val="001A3B7C"/>
    <w:rsid w:val="001A3F1E"/>
    <w:rsid w:val="001A3FEB"/>
    <w:rsid w:val="001A4491"/>
    <w:rsid w:val="001A44A6"/>
    <w:rsid w:val="001A4A50"/>
    <w:rsid w:val="001A4C04"/>
    <w:rsid w:val="001A4EE5"/>
    <w:rsid w:val="001A4FBC"/>
    <w:rsid w:val="001A57D4"/>
    <w:rsid w:val="001A591D"/>
    <w:rsid w:val="001A5932"/>
    <w:rsid w:val="001A5C4D"/>
    <w:rsid w:val="001A6459"/>
    <w:rsid w:val="001A64EC"/>
    <w:rsid w:val="001A6695"/>
    <w:rsid w:val="001A6718"/>
    <w:rsid w:val="001A6892"/>
    <w:rsid w:val="001A6A4F"/>
    <w:rsid w:val="001A6BBD"/>
    <w:rsid w:val="001A6E27"/>
    <w:rsid w:val="001A6EC4"/>
    <w:rsid w:val="001A6F4A"/>
    <w:rsid w:val="001A70FE"/>
    <w:rsid w:val="001A7342"/>
    <w:rsid w:val="001A7557"/>
    <w:rsid w:val="001A76FB"/>
    <w:rsid w:val="001A777F"/>
    <w:rsid w:val="001A7791"/>
    <w:rsid w:val="001A7D4C"/>
    <w:rsid w:val="001A7E68"/>
    <w:rsid w:val="001B016E"/>
    <w:rsid w:val="001B01C0"/>
    <w:rsid w:val="001B0241"/>
    <w:rsid w:val="001B0806"/>
    <w:rsid w:val="001B0B5F"/>
    <w:rsid w:val="001B0F3B"/>
    <w:rsid w:val="001B1093"/>
    <w:rsid w:val="001B14A1"/>
    <w:rsid w:val="001B1659"/>
    <w:rsid w:val="001B1693"/>
    <w:rsid w:val="001B16FF"/>
    <w:rsid w:val="001B178D"/>
    <w:rsid w:val="001B19E3"/>
    <w:rsid w:val="001B1A6C"/>
    <w:rsid w:val="001B1CF5"/>
    <w:rsid w:val="001B1D8B"/>
    <w:rsid w:val="001B1E10"/>
    <w:rsid w:val="001B2002"/>
    <w:rsid w:val="001B2200"/>
    <w:rsid w:val="001B2234"/>
    <w:rsid w:val="001B22A5"/>
    <w:rsid w:val="001B232B"/>
    <w:rsid w:val="001B23EF"/>
    <w:rsid w:val="001B2522"/>
    <w:rsid w:val="001B25F9"/>
    <w:rsid w:val="001B2629"/>
    <w:rsid w:val="001B2780"/>
    <w:rsid w:val="001B2792"/>
    <w:rsid w:val="001B2ED7"/>
    <w:rsid w:val="001B2FAA"/>
    <w:rsid w:val="001B324F"/>
    <w:rsid w:val="001B32B0"/>
    <w:rsid w:val="001B3422"/>
    <w:rsid w:val="001B37B6"/>
    <w:rsid w:val="001B37F6"/>
    <w:rsid w:val="001B3844"/>
    <w:rsid w:val="001B3CA8"/>
    <w:rsid w:val="001B3EB4"/>
    <w:rsid w:val="001B4181"/>
    <w:rsid w:val="001B44F6"/>
    <w:rsid w:val="001B4BBD"/>
    <w:rsid w:val="001B5122"/>
    <w:rsid w:val="001B5125"/>
    <w:rsid w:val="001B51E0"/>
    <w:rsid w:val="001B52A5"/>
    <w:rsid w:val="001B5490"/>
    <w:rsid w:val="001B54A1"/>
    <w:rsid w:val="001B58C8"/>
    <w:rsid w:val="001B5B3F"/>
    <w:rsid w:val="001B5B52"/>
    <w:rsid w:val="001B5C14"/>
    <w:rsid w:val="001B5C25"/>
    <w:rsid w:val="001B5D1C"/>
    <w:rsid w:val="001B5D50"/>
    <w:rsid w:val="001B61ED"/>
    <w:rsid w:val="001B6316"/>
    <w:rsid w:val="001B64AB"/>
    <w:rsid w:val="001B663A"/>
    <w:rsid w:val="001B6790"/>
    <w:rsid w:val="001B6AFB"/>
    <w:rsid w:val="001B6B5F"/>
    <w:rsid w:val="001B71A0"/>
    <w:rsid w:val="001B75A6"/>
    <w:rsid w:val="001B769A"/>
    <w:rsid w:val="001B78C1"/>
    <w:rsid w:val="001B7AA0"/>
    <w:rsid w:val="001B7DCB"/>
    <w:rsid w:val="001C0013"/>
    <w:rsid w:val="001C006A"/>
    <w:rsid w:val="001C0076"/>
    <w:rsid w:val="001C01A0"/>
    <w:rsid w:val="001C0211"/>
    <w:rsid w:val="001C0253"/>
    <w:rsid w:val="001C02CD"/>
    <w:rsid w:val="001C048E"/>
    <w:rsid w:val="001C074F"/>
    <w:rsid w:val="001C089E"/>
    <w:rsid w:val="001C08F7"/>
    <w:rsid w:val="001C0C45"/>
    <w:rsid w:val="001C0F21"/>
    <w:rsid w:val="001C0F62"/>
    <w:rsid w:val="001C1240"/>
    <w:rsid w:val="001C12BA"/>
    <w:rsid w:val="001C153C"/>
    <w:rsid w:val="001C1658"/>
    <w:rsid w:val="001C1686"/>
    <w:rsid w:val="001C16BD"/>
    <w:rsid w:val="001C199C"/>
    <w:rsid w:val="001C1D69"/>
    <w:rsid w:val="001C1D91"/>
    <w:rsid w:val="001C2424"/>
    <w:rsid w:val="001C2472"/>
    <w:rsid w:val="001C24F0"/>
    <w:rsid w:val="001C2848"/>
    <w:rsid w:val="001C298F"/>
    <w:rsid w:val="001C2A05"/>
    <w:rsid w:val="001C2A38"/>
    <w:rsid w:val="001C2BA1"/>
    <w:rsid w:val="001C2C2E"/>
    <w:rsid w:val="001C2D7B"/>
    <w:rsid w:val="001C317A"/>
    <w:rsid w:val="001C33E4"/>
    <w:rsid w:val="001C35CD"/>
    <w:rsid w:val="001C3675"/>
    <w:rsid w:val="001C3807"/>
    <w:rsid w:val="001C39E6"/>
    <w:rsid w:val="001C3C5F"/>
    <w:rsid w:val="001C3D34"/>
    <w:rsid w:val="001C3D4F"/>
    <w:rsid w:val="001C3FD2"/>
    <w:rsid w:val="001C40E0"/>
    <w:rsid w:val="001C4146"/>
    <w:rsid w:val="001C4189"/>
    <w:rsid w:val="001C4190"/>
    <w:rsid w:val="001C437F"/>
    <w:rsid w:val="001C45D0"/>
    <w:rsid w:val="001C48DD"/>
    <w:rsid w:val="001C4A6B"/>
    <w:rsid w:val="001C4CA0"/>
    <w:rsid w:val="001C505D"/>
    <w:rsid w:val="001C5494"/>
    <w:rsid w:val="001C5508"/>
    <w:rsid w:val="001C556A"/>
    <w:rsid w:val="001C5B35"/>
    <w:rsid w:val="001C5C58"/>
    <w:rsid w:val="001C5CA1"/>
    <w:rsid w:val="001C5DCB"/>
    <w:rsid w:val="001C6426"/>
    <w:rsid w:val="001C64DE"/>
    <w:rsid w:val="001C665C"/>
    <w:rsid w:val="001C670F"/>
    <w:rsid w:val="001C6A97"/>
    <w:rsid w:val="001C6BE5"/>
    <w:rsid w:val="001C6CCA"/>
    <w:rsid w:val="001C70B2"/>
    <w:rsid w:val="001C7221"/>
    <w:rsid w:val="001C73BB"/>
    <w:rsid w:val="001C73DA"/>
    <w:rsid w:val="001C74C9"/>
    <w:rsid w:val="001C767B"/>
    <w:rsid w:val="001D02D2"/>
    <w:rsid w:val="001D036E"/>
    <w:rsid w:val="001D0489"/>
    <w:rsid w:val="001D04A1"/>
    <w:rsid w:val="001D06F3"/>
    <w:rsid w:val="001D09F6"/>
    <w:rsid w:val="001D0D38"/>
    <w:rsid w:val="001D0D55"/>
    <w:rsid w:val="001D0D71"/>
    <w:rsid w:val="001D0DD9"/>
    <w:rsid w:val="001D0E2A"/>
    <w:rsid w:val="001D10AC"/>
    <w:rsid w:val="001D18A4"/>
    <w:rsid w:val="001D1943"/>
    <w:rsid w:val="001D1A55"/>
    <w:rsid w:val="001D1C7B"/>
    <w:rsid w:val="001D1F5A"/>
    <w:rsid w:val="001D21AC"/>
    <w:rsid w:val="001D2342"/>
    <w:rsid w:val="001D2345"/>
    <w:rsid w:val="001D2365"/>
    <w:rsid w:val="001D26AE"/>
    <w:rsid w:val="001D2B72"/>
    <w:rsid w:val="001D2ED3"/>
    <w:rsid w:val="001D2FB7"/>
    <w:rsid w:val="001D30C8"/>
    <w:rsid w:val="001D349E"/>
    <w:rsid w:val="001D34C8"/>
    <w:rsid w:val="001D37A6"/>
    <w:rsid w:val="001D38BF"/>
    <w:rsid w:val="001D38E0"/>
    <w:rsid w:val="001D39AB"/>
    <w:rsid w:val="001D3A5D"/>
    <w:rsid w:val="001D3B59"/>
    <w:rsid w:val="001D3BBF"/>
    <w:rsid w:val="001D3D5E"/>
    <w:rsid w:val="001D3E35"/>
    <w:rsid w:val="001D4134"/>
    <w:rsid w:val="001D4315"/>
    <w:rsid w:val="001D4994"/>
    <w:rsid w:val="001D4B4B"/>
    <w:rsid w:val="001D4FAB"/>
    <w:rsid w:val="001D50C9"/>
    <w:rsid w:val="001D54F0"/>
    <w:rsid w:val="001D5973"/>
    <w:rsid w:val="001D609A"/>
    <w:rsid w:val="001D616D"/>
    <w:rsid w:val="001D6385"/>
    <w:rsid w:val="001D64A5"/>
    <w:rsid w:val="001D64F8"/>
    <w:rsid w:val="001D6519"/>
    <w:rsid w:val="001D6607"/>
    <w:rsid w:val="001D6AAC"/>
    <w:rsid w:val="001D6B65"/>
    <w:rsid w:val="001D6BC1"/>
    <w:rsid w:val="001D6CDB"/>
    <w:rsid w:val="001D6CE5"/>
    <w:rsid w:val="001D6E0B"/>
    <w:rsid w:val="001D70D4"/>
    <w:rsid w:val="001D72AE"/>
    <w:rsid w:val="001D7556"/>
    <w:rsid w:val="001D78F6"/>
    <w:rsid w:val="001D792E"/>
    <w:rsid w:val="001D7A58"/>
    <w:rsid w:val="001D7A5F"/>
    <w:rsid w:val="001D7B87"/>
    <w:rsid w:val="001D7C21"/>
    <w:rsid w:val="001D7D3B"/>
    <w:rsid w:val="001D7DB9"/>
    <w:rsid w:val="001D7FD5"/>
    <w:rsid w:val="001E0004"/>
    <w:rsid w:val="001E0856"/>
    <w:rsid w:val="001E0865"/>
    <w:rsid w:val="001E0AB3"/>
    <w:rsid w:val="001E0B5D"/>
    <w:rsid w:val="001E0CA9"/>
    <w:rsid w:val="001E0E0F"/>
    <w:rsid w:val="001E11D2"/>
    <w:rsid w:val="001E12FB"/>
    <w:rsid w:val="001E15DF"/>
    <w:rsid w:val="001E1660"/>
    <w:rsid w:val="001E16B6"/>
    <w:rsid w:val="001E1896"/>
    <w:rsid w:val="001E1B6F"/>
    <w:rsid w:val="001E1BA5"/>
    <w:rsid w:val="001E1D4A"/>
    <w:rsid w:val="001E1F67"/>
    <w:rsid w:val="001E20DB"/>
    <w:rsid w:val="001E2254"/>
    <w:rsid w:val="001E26EE"/>
    <w:rsid w:val="001E28F1"/>
    <w:rsid w:val="001E2B42"/>
    <w:rsid w:val="001E2B4C"/>
    <w:rsid w:val="001E2D09"/>
    <w:rsid w:val="001E2D54"/>
    <w:rsid w:val="001E3112"/>
    <w:rsid w:val="001E31D5"/>
    <w:rsid w:val="001E35BB"/>
    <w:rsid w:val="001E36CD"/>
    <w:rsid w:val="001E3985"/>
    <w:rsid w:val="001E3A7B"/>
    <w:rsid w:val="001E3A9E"/>
    <w:rsid w:val="001E3C02"/>
    <w:rsid w:val="001E3C76"/>
    <w:rsid w:val="001E40D5"/>
    <w:rsid w:val="001E42E4"/>
    <w:rsid w:val="001E42E6"/>
    <w:rsid w:val="001E42E7"/>
    <w:rsid w:val="001E4708"/>
    <w:rsid w:val="001E4C5D"/>
    <w:rsid w:val="001E4D95"/>
    <w:rsid w:val="001E5807"/>
    <w:rsid w:val="001E5A3C"/>
    <w:rsid w:val="001E5ACF"/>
    <w:rsid w:val="001E5D86"/>
    <w:rsid w:val="001E5DE0"/>
    <w:rsid w:val="001E5E0F"/>
    <w:rsid w:val="001E6760"/>
    <w:rsid w:val="001E6D08"/>
    <w:rsid w:val="001E6DA1"/>
    <w:rsid w:val="001E6E0C"/>
    <w:rsid w:val="001E706B"/>
    <w:rsid w:val="001E7483"/>
    <w:rsid w:val="001E7615"/>
    <w:rsid w:val="001E7671"/>
    <w:rsid w:val="001E7683"/>
    <w:rsid w:val="001E7782"/>
    <w:rsid w:val="001E7845"/>
    <w:rsid w:val="001E7896"/>
    <w:rsid w:val="001E7A17"/>
    <w:rsid w:val="001E7A6D"/>
    <w:rsid w:val="001E7D10"/>
    <w:rsid w:val="001E7E0F"/>
    <w:rsid w:val="001F0231"/>
    <w:rsid w:val="001F03FE"/>
    <w:rsid w:val="001F04A0"/>
    <w:rsid w:val="001F055A"/>
    <w:rsid w:val="001F06E1"/>
    <w:rsid w:val="001F0904"/>
    <w:rsid w:val="001F0A54"/>
    <w:rsid w:val="001F0C23"/>
    <w:rsid w:val="001F1032"/>
    <w:rsid w:val="001F1399"/>
    <w:rsid w:val="001F14B6"/>
    <w:rsid w:val="001F15B9"/>
    <w:rsid w:val="001F18DD"/>
    <w:rsid w:val="001F1936"/>
    <w:rsid w:val="001F2049"/>
    <w:rsid w:val="001F2196"/>
    <w:rsid w:val="001F2284"/>
    <w:rsid w:val="001F2392"/>
    <w:rsid w:val="001F2555"/>
    <w:rsid w:val="001F25D3"/>
    <w:rsid w:val="001F2A14"/>
    <w:rsid w:val="001F2D19"/>
    <w:rsid w:val="001F2FC1"/>
    <w:rsid w:val="001F306A"/>
    <w:rsid w:val="001F3217"/>
    <w:rsid w:val="001F352A"/>
    <w:rsid w:val="001F35AA"/>
    <w:rsid w:val="001F3A22"/>
    <w:rsid w:val="001F3D7D"/>
    <w:rsid w:val="001F3EB6"/>
    <w:rsid w:val="001F45AF"/>
    <w:rsid w:val="001F49ED"/>
    <w:rsid w:val="001F4A95"/>
    <w:rsid w:val="001F4C78"/>
    <w:rsid w:val="001F4C86"/>
    <w:rsid w:val="001F4CA7"/>
    <w:rsid w:val="001F4CCF"/>
    <w:rsid w:val="001F4FCF"/>
    <w:rsid w:val="001F502A"/>
    <w:rsid w:val="001F539F"/>
    <w:rsid w:val="001F5528"/>
    <w:rsid w:val="001F6150"/>
    <w:rsid w:val="001F6539"/>
    <w:rsid w:val="001F665D"/>
    <w:rsid w:val="001F6756"/>
    <w:rsid w:val="001F68EF"/>
    <w:rsid w:val="001F6A1C"/>
    <w:rsid w:val="001F6A74"/>
    <w:rsid w:val="001F6AA6"/>
    <w:rsid w:val="001F6BF7"/>
    <w:rsid w:val="001F6C35"/>
    <w:rsid w:val="001F6DBD"/>
    <w:rsid w:val="001F70AC"/>
    <w:rsid w:val="001F71B0"/>
    <w:rsid w:val="001F737B"/>
    <w:rsid w:val="001F7469"/>
    <w:rsid w:val="001F74BF"/>
    <w:rsid w:val="001F75B9"/>
    <w:rsid w:val="001F75E2"/>
    <w:rsid w:val="001F783F"/>
    <w:rsid w:val="001F7A73"/>
    <w:rsid w:val="001F7BB0"/>
    <w:rsid w:val="001F7C26"/>
    <w:rsid w:val="001F7E88"/>
    <w:rsid w:val="001F7F06"/>
    <w:rsid w:val="0020001A"/>
    <w:rsid w:val="00200051"/>
    <w:rsid w:val="002000D1"/>
    <w:rsid w:val="002001F0"/>
    <w:rsid w:val="002003FF"/>
    <w:rsid w:val="00200699"/>
    <w:rsid w:val="002007E7"/>
    <w:rsid w:val="00200B42"/>
    <w:rsid w:val="00200BA2"/>
    <w:rsid w:val="00200D1C"/>
    <w:rsid w:val="00200D27"/>
    <w:rsid w:val="00200D6D"/>
    <w:rsid w:val="0020134A"/>
    <w:rsid w:val="002014C4"/>
    <w:rsid w:val="0020158B"/>
    <w:rsid w:val="00201754"/>
    <w:rsid w:val="002017D0"/>
    <w:rsid w:val="002018FB"/>
    <w:rsid w:val="002019E1"/>
    <w:rsid w:val="00201A0E"/>
    <w:rsid w:val="00201B6A"/>
    <w:rsid w:val="00201DB3"/>
    <w:rsid w:val="00201F5D"/>
    <w:rsid w:val="00202016"/>
    <w:rsid w:val="0020203A"/>
    <w:rsid w:val="002026BA"/>
    <w:rsid w:val="002027E3"/>
    <w:rsid w:val="00202CB5"/>
    <w:rsid w:val="00202E02"/>
    <w:rsid w:val="00202E0C"/>
    <w:rsid w:val="00203347"/>
    <w:rsid w:val="00203554"/>
    <w:rsid w:val="00203612"/>
    <w:rsid w:val="00203B64"/>
    <w:rsid w:val="00203C27"/>
    <w:rsid w:val="00203D3A"/>
    <w:rsid w:val="00203DB3"/>
    <w:rsid w:val="00203EC1"/>
    <w:rsid w:val="002040EE"/>
    <w:rsid w:val="00204215"/>
    <w:rsid w:val="002043FA"/>
    <w:rsid w:val="00204650"/>
    <w:rsid w:val="00204719"/>
    <w:rsid w:val="00204CA1"/>
    <w:rsid w:val="0020515C"/>
    <w:rsid w:val="002051BD"/>
    <w:rsid w:val="00205397"/>
    <w:rsid w:val="00205408"/>
    <w:rsid w:val="002054B6"/>
    <w:rsid w:val="0020555B"/>
    <w:rsid w:val="0020558D"/>
    <w:rsid w:val="00205901"/>
    <w:rsid w:val="00205AB7"/>
    <w:rsid w:val="00205AFE"/>
    <w:rsid w:val="00205C0D"/>
    <w:rsid w:val="00205D26"/>
    <w:rsid w:val="00205DDC"/>
    <w:rsid w:val="002060A2"/>
    <w:rsid w:val="00206141"/>
    <w:rsid w:val="00206249"/>
    <w:rsid w:val="00206387"/>
    <w:rsid w:val="002066CB"/>
    <w:rsid w:val="002066E6"/>
    <w:rsid w:val="00206925"/>
    <w:rsid w:val="00206C1C"/>
    <w:rsid w:val="00206C54"/>
    <w:rsid w:val="00206CB8"/>
    <w:rsid w:val="00206FEF"/>
    <w:rsid w:val="0020738A"/>
    <w:rsid w:val="0020751B"/>
    <w:rsid w:val="0020758E"/>
    <w:rsid w:val="0020769B"/>
    <w:rsid w:val="002077A2"/>
    <w:rsid w:val="00207859"/>
    <w:rsid w:val="00207B5E"/>
    <w:rsid w:val="00207BCB"/>
    <w:rsid w:val="00207EA0"/>
    <w:rsid w:val="00207EE0"/>
    <w:rsid w:val="00207F42"/>
    <w:rsid w:val="0021003F"/>
    <w:rsid w:val="002101D8"/>
    <w:rsid w:val="002101F0"/>
    <w:rsid w:val="002104F5"/>
    <w:rsid w:val="002105A5"/>
    <w:rsid w:val="0021094B"/>
    <w:rsid w:val="00210954"/>
    <w:rsid w:val="002109C1"/>
    <w:rsid w:val="00210AD9"/>
    <w:rsid w:val="00210B6F"/>
    <w:rsid w:val="00210DE5"/>
    <w:rsid w:val="00211648"/>
    <w:rsid w:val="002118B9"/>
    <w:rsid w:val="00211929"/>
    <w:rsid w:val="00211A4D"/>
    <w:rsid w:val="00211E46"/>
    <w:rsid w:val="00211F50"/>
    <w:rsid w:val="00211F7D"/>
    <w:rsid w:val="00212074"/>
    <w:rsid w:val="00212716"/>
    <w:rsid w:val="00212722"/>
    <w:rsid w:val="0021283C"/>
    <w:rsid w:val="00212A93"/>
    <w:rsid w:val="00212E43"/>
    <w:rsid w:val="00213025"/>
    <w:rsid w:val="002130F5"/>
    <w:rsid w:val="00213186"/>
    <w:rsid w:val="0021318C"/>
    <w:rsid w:val="00213208"/>
    <w:rsid w:val="00213215"/>
    <w:rsid w:val="0021328B"/>
    <w:rsid w:val="0021374E"/>
    <w:rsid w:val="0021375F"/>
    <w:rsid w:val="002137A2"/>
    <w:rsid w:val="002139B8"/>
    <w:rsid w:val="00213C8A"/>
    <w:rsid w:val="00213D35"/>
    <w:rsid w:val="00214191"/>
    <w:rsid w:val="00214650"/>
    <w:rsid w:val="002148BF"/>
    <w:rsid w:val="00214962"/>
    <w:rsid w:val="00214964"/>
    <w:rsid w:val="00214A09"/>
    <w:rsid w:val="00214BBE"/>
    <w:rsid w:val="00215031"/>
    <w:rsid w:val="002150DA"/>
    <w:rsid w:val="00215739"/>
    <w:rsid w:val="00215832"/>
    <w:rsid w:val="002158DC"/>
    <w:rsid w:val="00215AB2"/>
    <w:rsid w:val="00215B23"/>
    <w:rsid w:val="00215DE0"/>
    <w:rsid w:val="00215FBD"/>
    <w:rsid w:val="00216056"/>
    <w:rsid w:val="00216256"/>
    <w:rsid w:val="00216801"/>
    <w:rsid w:val="00216A36"/>
    <w:rsid w:val="00216BAC"/>
    <w:rsid w:val="00216BEA"/>
    <w:rsid w:val="00216C65"/>
    <w:rsid w:val="00216D02"/>
    <w:rsid w:val="002176B7"/>
    <w:rsid w:val="002177CC"/>
    <w:rsid w:val="00217AD9"/>
    <w:rsid w:val="00217BE0"/>
    <w:rsid w:val="00217D3D"/>
    <w:rsid w:val="002201DB"/>
    <w:rsid w:val="00220291"/>
    <w:rsid w:val="00220548"/>
    <w:rsid w:val="002207D8"/>
    <w:rsid w:val="002207EC"/>
    <w:rsid w:val="00220991"/>
    <w:rsid w:val="002209DC"/>
    <w:rsid w:val="00220AC0"/>
    <w:rsid w:val="00220C71"/>
    <w:rsid w:val="00220D10"/>
    <w:rsid w:val="00220E52"/>
    <w:rsid w:val="00221028"/>
    <w:rsid w:val="002213A8"/>
    <w:rsid w:val="002213B4"/>
    <w:rsid w:val="0022148B"/>
    <w:rsid w:val="002214F9"/>
    <w:rsid w:val="002215C7"/>
    <w:rsid w:val="00221738"/>
    <w:rsid w:val="0022185D"/>
    <w:rsid w:val="00221D71"/>
    <w:rsid w:val="00221DB7"/>
    <w:rsid w:val="00221E28"/>
    <w:rsid w:val="00222211"/>
    <w:rsid w:val="0022271F"/>
    <w:rsid w:val="0022287F"/>
    <w:rsid w:val="00222BCE"/>
    <w:rsid w:val="00222BE8"/>
    <w:rsid w:val="00222D45"/>
    <w:rsid w:val="00222D92"/>
    <w:rsid w:val="00222E4A"/>
    <w:rsid w:val="00222F5B"/>
    <w:rsid w:val="00223116"/>
    <w:rsid w:val="00223375"/>
    <w:rsid w:val="002235DB"/>
    <w:rsid w:val="0022397D"/>
    <w:rsid w:val="002241D2"/>
    <w:rsid w:val="00224258"/>
    <w:rsid w:val="002243A7"/>
    <w:rsid w:val="0022447B"/>
    <w:rsid w:val="00224606"/>
    <w:rsid w:val="002247F7"/>
    <w:rsid w:val="00224859"/>
    <w:rsid w:val="00224CDA"/>
    <w:rsid w:val="00224E10"/>
    <w:rsid w:val="00225097"/>
    <w:rsid w:val="002251D3"/>
    <w:rsid w:val="002253F9"/>
    <w:rsid w:val="002254BA"/>
    <w:rsid w:val="002258BB"/>
    <w:rsid w:val="00225921"/>
    <w:rsid w:val="00225A8D"/>
    <w:rsid w:val="00225DF7"/>
    <w:rsid w:val="002263FE"/>
    <w:rsid w:val="00226474"/>
    <w:rsid w:val="00226556"/>
    <w:rsid w:val="0022669B"/>
    <w:rsid w:val="00226AF6"/>
    <w:rsid w:val="00226CEB"/>
    <w:rsid w:val="00226CFB"/>
    <w:rsid w:val="00227286"/>
    <w:rsid w:val="00227386"/>
    <w:rsid w:val="002273C0"/>
    <w:rsid w:val="0022760F"/>
    <w:rsid w:val="0022788D"/>
    <w:rsid w:val="00227B22"/>
    <w:rsid w:val="00227D95"/>
    <w:rsid w:val="00227FF6"/>
    <w:rsid w:val="00230055"/>
    <w:rsid w:val="00230331"/>
    <w:rsid w:val="0023076E"/>
    <w:rsid w:val="002308BF"/>
    <w:rsid w:val="002308CE"/>
    <w:rsid w:val="0023093F"/>
    <w:rsid w:val="00230A4F"/>
    <w:rsid w:val="00230C59"/>
    <w:rsid w:val="00230C69"/>
    <w:rsid w:val="00230CF3"/>
    <w:rsid w:val="00230F00"/>
    <w:rsid w:val="002311EE"/>
    <w:rsid w:val="0023142B"/>
    <w:rsid w:val="0023159A"/>
    <w:rsid w:val="002319CA"/>
    <w:rsid w:val="00231CC2"/>
    <w:rsid w:val="00231CC6"/>
    <w:rsid w:val="00231D3F"/>
    <w:rsid w:val="00231FCA"/>
    <w:rsid w:val="002320D8"/>
    <w:rsid w:val="00232178"/>
    <w:rsid w:val="0023235F"/>
    <w:rsid w:val="00232378"/>
    <w:rsid w:val="002324AB"/>
    <w:rsid w:val="002330CC"/>
    <w:rsid w:val="00233229"/>
    <w:rsid w:val="00233497"/>
    <w:rsid w:val="002334C7"/>
    <w:rsid w:val="002335FD"/>
    <w:rsid w:val="0023366C"/>
    <w:rsid w:val="00233705"/>
    <w:rsid w:val="00233943"/>
    <w:rsid w:val="002340FE"/>
    <w:rsid w:val="00234604"/>
    <w:rsid w:val="0023485F"/>
    <w:rsid w:val="00234A57"/>
    <w:rsid w:val="00234C26"/>
    <w:rsid w:val="00234C96"/>
    <w:rsid w:val="00234CE3"/>
    <w:rsid w:val="00234DE7"/>
    <w:rsid w:val="00234F5F"/>
    <w:rsid w:val="00234F78"/>
    <w:rsid w:val="002352B3"/>
    <w:rsid w:val="002356F7"/>
    <w:rsid w:val="00235BB2"/>
    <w:rsid w:val="00235C32"/>
    <w:rsid w:val="00235E5C"/>
    <w:rsid w:val="00235EA2"/>
    <w:rsid w:val="00235F02"/>
    <w:rsid w:val="00236022"/>
    <w:rsid w:val="00236025"/>
    <w:rsid w:val="0023667F"/>
    <w:rsid w:val="002366D7"/>
    <w:rsid w:val="0023692C"/>
    <w:rsid w:val="002369F4"/>
    <w:rsid w:val="00236E2E"/>
    <w:rsid w:val="00236E6D"/>
    <w:rsid w:val="002371FE"/>
    <w:rsid w:val="0023728E"/>
    <w:rsid w:val="002373CE"/>
    <w:rsid w:val="00237485"/>
    <w:rsid w:val="00237555"/>
    <w:rsid w:val="002375A0"/>
    <w:rsid w:val="002375C9"/>
    <w:rsid w:val="00237639"/>
    <w:rsid w:val="00237A63"/>
    <w:rsid w:val="00237B21"/>
    <w:rsid w:val="00237B8F"/>
    <w:rsid w:val="00237CA5"/>
    <w:rsid w:val="00237DB8"/>
    <w:rsid w:val="002400CF"/>
    <w:rsid w:val="00240202"/>
    <w:rsid w:val="0024030F"/>
    <w:rsid w:val="00240335"/>
    <w:rsid w:val="00240910"/>
    <w:rsid w:val="00240C55"/>
    <w:rsid w:val="00240E77"/>
    <w:rsid w:val="0024117A"/>
    <w:rsid w:val="002413CF"/>
    <w:rsid w:val="00241482"/>
    <w:rsid w:val="0024149B"/>
    <w:rsid w:val="0024151B"/>
    <w:rsid w:val="002415D7"/>
    <w:rsid w:val="00241A6A"/>
    <w:rsid w:val="00242135"/>
    <w:rsid w:val="002423DB"/>
    <w:rsid w:val="00242463"/>
    <w:rsid w:val="00242803"/>
    <w:rsid w:val="00242886"/>
    <w:rsid w:val="00242C7D"/>
    <w:rsid w:val="00242FAE"/>
    <w:rsid w:val="00243371"/>
    <w:rsid w:val="002434B6"/>
    <w:rsid w:val="00243578"/>
    <w:rsid w:val="00243741"/>
    <w:rsid w:val="002439E7"/>
    <w:rsid w:val="00243A1C"/>
    <w:rsid w:val="00244128"/>
    <w:rsid w:val="002441CA"/>
    <w:rsid w:val="00244224"/>
    <w:rsid w:val="0024442B"/>
    <w:rsid w:val="002445A2"/>
    <w:rsid w:val="00244667"/>
    <w:rsid w:val="002453C0"/>
    <w:rsid w:val="0024542B"/>
    <w:rsid w:val="0024562C"/>
    <w:rsid w:val="0024562D"/>
    <w:rsid w:val="00245995"/>
    <w:rsid w:val="00245A30"/>
    <w:rsid w:val="00245A9F"/>
    <w:rsid w:val="00245C1D"/>
    <w:rsid w:val="00245F02"/>
    <w:rsid w:val="002463DB"/>
    <w:rsid w:val="002463FF"/>
    <w:rsid w:val="0024648A"/>
    <w:rsid w:val="00246505"/>
    <w:rsid w:val="0024699A"/>
    <w:rsid w:val="00246B96"/>
    <w:rsid w:val="00246DC1"/>
    <w:rsid w:val="00246F26"/>
    <w:rsid w:val="00247032"/>
    <w:rsid w:val="00247370"/>
    <w:rsid w:val="00247475"/>
    <w:rsid w:val="002477F3"/>
    <w:rsid w:val="002478AD"/>
    <w:rsid w:val="002478E4"/>
    <w:rsid w:val="00247BAB"/>
    <w:rsid w:val="00247C69"/>
    <w:rsid w:val="00250087"/>
    <w:rsid w:val="00250256"/>
    <w:rsid w:val="002505C7"/>
    <w:rsid w:val="002507E2"/>
    <w:rsid w:val="00250CA3"/>
    <w:rsid w:val="00250EFA"/>
    <w:rsid w:val="00251030"/>
    <w:rsid w:val="00251360"/>
    <w:rsid w:val="00251881"/>
    <w:rsid w:val="002518E5"/>
    <w:rsid w:val="00251976"/>
    <w:rsid w:val="00251AB0"/>
    <w:rsid w:val="00251AE8"/>
    <w:rsid w:val="00251B92"/>
    <w:rsid w:val="00251BE8"/>
    <w:rsid w:val="00251E4A"/>
    <w:rsid w:val="00251F36"/>
    <w:rsid w:val="00251F38"/>
    <w:rsid w:val="00252094"/>
    <w:rsid w:val="00252246"/>
    <w:rsid w:val="0025224D"/>
    <w:rsid w:val="00252283"/>
    <w:rsid w:val="002522AF"/>
    <w:rsid w:val="002523A5"/>
    <w:rsid w:val="002526D2"/>
    <w:rsid w:val="002527B0"/>
    <w:rsid w:val="00252948"/>
    <w:rsid w:val="00252F1D"/>
    <w:rsid w:val="00252F2A"/>
    <w:rsid w:val="00252F45"/>
    <w:rsid w:val="00253030"/>
    <w:rsid w:val="0025316F"/>
    <w:rsid w:val="00253187"/>
    <w:rsid w:val="0025326B"/>
    <w:rsid w:val="0025351E"/>
    <w:rsid w:val="00253668"/>
    <w:rsid w:val="0025368B"/>
    <w:rsid w:val="0025384F"/>
    <w:rsid w:val="00253DF4"/>
    <w:rsid w:val="00253F2E"/>
    <w:rsid w:val="002541AC"/>
    <w:rsid w:val="002542F8"/>
    <w:rsid w:val="0025437E"/>
    <w:rsid w:val="002544A1"/>
    <w:rsid w:val="00254519"/>
    <w:rsid w:val="00254573"/>
    <w:rsid w:val="0025490E"/>
    <w:rsid w:val="00254A82"/>
    <w:rsid w:val="00254AE0"/>
    <w:rsid w:val="00254D6B"/>
    <w:rsid w:val="00254D6F"/>
    <w:rsid w:val="00254D89"/>
    <w:rsid w:val="00254E07"/>
    <w:rsid w:val="00254EBB"/>
    <w:rsid w:val="00255030"/>
    <w:rsid w:val="0025530A"/>
    <w:rsid w:val="002555F3"/>
    <w:rsid w:val="00255685"/>
    <w:rsid w:val="002556B1"/>
    <w:rsid w:val="00255A16"/>
    <w:rsid w:val="00255A3A"/>
    <w:rsid w:val="00255A60"/>
    <w:rsid w:val="00255B4D"/>
    <w:rsid w:val="00255F5E"/>
    <w:rsid w:val="0025607F"/>
    <w:rsid w:val="0025612A"/>
    <w:rsid w:val="002561CC"/>
    <w:rsid w:val="002563D1"/>
    <w:rsid w:val="0025647B"/>
    <w:rsid w:val="00256556"/>
    <w:rsid w:val="002566A0"/>
    <w:rsid w:val="0025672F"/>
    <w:rsid w:val="00256B19"/>
    <w:rsid w:val="00256CA5"/>
    <w:rsid w:val="00256CDE"/>
    <w:rsid w:val="00256F20"/>
    <w:rsid w:val="00257152"/>
    <w:rsid w:val="002577B2"/>
    <w:rsid w:val="002577F3"/>
    <w:rsid w:val="0025792E"/>
    <w:rsid w:val="002579CD"/>
    <w:rsid w:val="00257AFA"/>
    <w:rsid w:val="00257B75"/>
    <w:rsid w:val="00257BBC"/>
    <w:rsid w:val="0026001A"/>
    <w:rsid w:val="002603BB"/>
    <w:rsid w:val="002603C2"/>
    <w:rsid w:val="00260457"/>
    <w:rsid w:val="00260B00"/>
    <w:rsid w:val="00260EFB"/>
    <w:rsid w:val="00261068"/>
    <w:rsid w:val="00261217"/>
    <w:rsid w:val="002612DE"/>
    <w:rsid w:val="002615A7"/>
    <w:rsid w:val="00261762"/>
    <w:rsid w:val="00261768"/>
    <w:rsid w:val="002617AD"/>
    <w:rsid w:val="0026191E"/>
    <w:rsid w:val="0026197D"/>
    <w:rsid w:val="002619A6"/>
    <w:rsid w:val="00261A70"/>
    <w:rsid w:val="00261A9D"/>
    <w:rsid w:val="00261B88"/>
    <w:rsid w:val="002620CB"/>
    <w:rsid w:val="002621DB"/>
    <w:rsid w:val="002623E8"/>
    <w:rsid w:val="002624AE"/>
    <w:rsid w:val="00262639"/>
    <w:rsid w:val="002626EC"/>
    <w:rsid w:val="002628B9"/>
    <w:rsid w:val="00262A75"/>
    <w:rsid w:val="00262E45"/>
    <w:rsid w:val="00262E93"/>
    <w:rsid w:val="00262FEE"/>
    <w:rsid w:val="002630F8"/>
    <w:rsid w:val="00263423"/>
    <w:rsid w:val="002637E1"/>
    <w:rsid w:val="002638B3"/>
    <w:rsid w:val="002638F8"/>
    <w:rsid w:val="00263C5E"/>
    <w:rsid w:val="00263C7A"/>
    <w:rsid w:val="00264015"/>
    <w:rsid w:val="00264232"/>
    <w:rsid w:val="0026442C"/>
    <w:rsid w:val="0026448B"/>
    <w:rsid w:val="002646C0"/>
    <w:rsid w:val="00264822"/>
    <w:rsid w:val="00264BA1"/>
    <w:rsid w:val="00264EAB"/>
    <w:rsid w:val="00264FEC"/>
    <w:rsid w:val="00265245"/>
    <w:rsid w:val="002652CE"/>
    <w:rsid w:val="002654D8"/>
    <w:rsid w:val="00265805"/>
    <w:rsid w:val="00265E0A"/>
    <w:rsid w:val="00265E54"/>
    <w:rsid w:val="00265EDD"/>
    <w:rsid w:val="00265F2B"/>
    <w:rsid w:val="0026602B"/>
    <w:rsid w:val="00266034"/>
    <w:rsid w:val="00266400"/>
    <w:rsid w:val="002664BE"/>
    <w:rsid w:val="002666D1"/>
    <w:rsid w:val="00266821"/>
    <w:rsid w:val="00266AE4"/>
    <w:rsid w:val="00266E6C"/>
    <w:rsid w:val="00267024"/>
    <w:rsid w:val="002670A7"/>
    <w:rsid w:val="00267437"/>
    <w:rsid w:val="00267472"/>
    <w:rsid w:val="0026780C"/>
    <w:rsid w:val="0026786C"/>
    <w:rsid w:val="002678B3"/>
    <w:rsid w:val="00267DCC"/>
    <w:rsid w:val="00267DD9"/>
    <w:rsid w:val="002700D6"/>
    <w:rsid w:val="00270184"/>
    <w:rsid w:val="002703F9"/>
    <w:rsid w:val="002707B4"/>
    <w:rsid w:val="00270ADC"/>
    <w:rsid w:val="00270EBC"/>
    <w:rsid w:val="00270F53"/>
    <w:rsid w:val="00271086"/>
    <w:rsid w:val="00271273"/>
    <w:rsid w:val="0027160A"/>
    <w:rsid w:val="002719A8"/>
    <w:rsid w:val="00271E73"/>
    <w:rsid w:val="002720CF"/>
    <w:rsid w:val="00272311"/>
    <w:rsid w:val="0027299F"/>
    <w:rsid w:val="00272B89"/>
    <w:rsid w:val="00272BEA"/>
    <w:rsid w:val="00272BFA"/>
    <w:rsid w:val="00273106"/>
    <w:rsid w:val="00273135"/>
    <w:rsid w:val="0027318E"/>
    <w:rsid w:val="0027347F"/>
    <w:rsid w:val="00273553"/>
    <w:rsid w:val="002736E4"/>
    <w:rsid w:val="002738CB"/>
    <w:rsid w:val="0027392D"/>
    <w:rsid w:val="002739B2"/>
    <w:rsid w:val="00273BF4"/>
    <w:rsid w:val="00274203"/>
    <w:rsid w:val="002742C2"/>
    <w:rsid w:val="00274314"/>
    <w:rsid w:val="002743CD"/>
    <w:rsid w:val="002744A8"/>
    <w:rsid w:val="002747D6"/>
    <w:rsid w:val="002747D7"/>
    <w:rsid w:val="0027480F"/>
    <w:rsid w:val="0027491D"/>
    <w:rsid w:val="0027498D"/>
    <w:rsid w:val="00274CFE"/>
    <w:rsid w:val="00274EAF"/>
    <w:rsid w:val="00275123"/>
    <w:rsid w:val="002751B0"/>
    <w:rsid w:val="002751F2"/>
    <w:rsid w:val="0027529F"/>
    <w:rsid w:val="00275358"/>
    <w:rsid w:val="002755AF"/>
    <w:rsid w:val="00275689"/>
    <w:rsid w:val="00275776"/>
    <w:rsid w:val="00275A2E"/>
    <w:rsid w:val="00275EB7"/>
    <w:rsid w:val="00276064"/>
    <w:rsid w:val="002761FF"/>
    <w:rsid w:val="0027632A"/>
    <w:rsid w:val="0027639E"/>
    <w:rsid w:val="002765BF"/>
    <w:rsid w:val="00276955"/>
    <w:rsid w:val="00276999"/>
    <w:rsid w:val="00276A9B"/>
    <w:rsid w:val="00276AD6"/>
    <w:rsid w:val="00276EA2"/>
    <w:rsid w:val="00276F4D"/>
    <w:rsid w:val="00276FCD"/>
    <w:rsid w:val="00277257"/>
    <w:rsid w:val="0027728E"/>
    <w:rsid w:val="002772A6"/>
    <w:rsid w:val="002773CE"/>
    <w:rsid w:val="002775A4"/>
    <w:rsid w:val="00277774"/>
    <w:rsid w:val="00277901"/>
    <w:rsid w:val="00277DC6"/>
    <w:rsid w:val="0028003C"/>
    <w:rsid w:val="0028026F"/>
    <w:rsid w:val="00280364"/>
    <w:rsid w:val="002803FC"/>
    <w:rsid w:val="00280597"/>
    <w:rsid w:val="0028072F"/>
    <w:rsid w:val="0028076B"/>
    <w:rsid w:val="00280774"/>
    <w:rsid w:val="002807FF"/>
    <w:rsid w:val="00281916"/>
    <w:rsid w:val="00281CC1"/>
    <w:rsid w:val="00281D0A"/>
    <w:rsid w:val="00281D94"/>
    <w:rsid w:val="00281DB5"/>
    <w:rsid w:val="00282032"/>
    <w:rsid w:val="002821DD"/>
    <w:rsid w:val="00282238"/>
    <w:rsid w:val="002822C6"/>
    <w:rsid w:val="00282554"/>
    <w:rsid w:val="0028266B"/>
    <w:rsid w:val="002826BA"/>
    <w:rsid w:val="00282704"/>
    <w:rsid w:val="00282989"/>
    <w:rsid w:val="00282C4C"/>
    <w:rsid w:val="00282C5C"/>
    <w:rsid w:val="00282C73"/>
    <w:rsid w:val="00282E0D"/>
    <w:rsid w:val="002833A7"/>
    <w:rsid w:val="00283404"/>
    <w:rsid w:val="0028340F"/>
    <w:rsid w:val="002834AC"/>
    <w:rsid w:val="0028374D"/>
    <w:rsid w:val="00283CD8"/>
    <w:rsid w:val="00283CF7"/>
    <w:rsid w:val="00283D58"/>
    <w:rsid w:val="00283E0C"/>
    <w:rsid w:val="00283F96"/>
    <w:rsid w:val="002841AD"/>
    <w:rsid w:val="00284379"/>
    <w:rsid w:val="00284542"/>
    <w:rsid w:val="002845DA"/>
    <w:rsid w:val="0028475B"/>
    <w:rsid w:val="002847F9"/>
    <w:rsid w:val="00284867"/>
    <w:rsid w:val="00284AF6"/>
    <w:rsid w:val="002852A1"/>
    <w:rsid w:val="00285472"/>
    <w:rsid w:val="002855E1"/>
    <w:rsid w:val="00285648"/>
    <w:rsid w:val="002857A1"/>
    <w:rsid w:val="00285AA6"/>
    <w:rsid w:val="00285E23"/>
    <w:rsid w:val="00286072"/>
    <w:rsid w:val="0028673C"/>
    <w:rsid w:val="00286AF0"/>
    <w:rsid w:val="00286CE9"/>
    <w:rsid w:val="0028747E"/>
    <w:rsid w:val="0028783B"/>
    <w:rsid w:val="002879D2"/>
    <w:rsid w:val="00287A64"/>
    <w:rsid w:val="00287CD3"/>
    <w:rsid w:val="002901EB"/>
    <w:rsid w:val="0029034B"/>
    <w:rsid w:val="002903F5"/>
    <w:rsid w:val="002904AB"/>
    <w:rsid w:val="002908CB"/>
    <w:rsid w:val="00290929"/>
    <w:rsid w:val="002909DF"/>
    <w:rsid w:val="00290B09"/>
    <w:rsid w:val="00290BD3"/>
    <w:rsid w:val="00291070"/>
    <w:rsid w:val="002913E6"/>
    <w:rsid w:val="0029167A"/>
    <w:rsid w:val="002916BD"/>
    <w:rsid w:val="002919D3"/>
    <w:rsid w:val="002919F9"/>
    <w:rsid w:val="00291A8C"/>
    <w:rsid w:val="00291B0E"/>
    <w:rsid w:val="00291B14"/>
    <w:rsid w:val="00291C68"/>
    <w:rsid w:val="00291DB4"/>
    <w:rsid w:val="002922DC"/>
    <w:rsid w:val="00292568"/>
    <w:rsid w:val="00292601"/>
    <w:rsid w:val="002927BD"/>
    <w:rsid w:val="00292C04"/>
    <w:rsid w:val="00292C39"/>
    <w:rsid w:val="00292E26"/>
    <w:rsid w:val="00292EC8"/>
    <w:rsid w:val="00292F2F"/>
    <w:rsid w:val="0029317B"/>
    <w:rsid w:val="00293190"/>
    <w:rsid w:val="00293290"/>
    <w:rsid w:val="002932F7"/>
    <w:rsid w:val="0029368A"/>
    <w:rsid w:val="00293726"/>
    <w:rsid w:val="002939D5"/>
    <w:rsid w:val="00293B23"/>
    <w:rsid w:val="00293C70"/>
    <w:rsid w:val="00293D66"/>
    <w:rsid w:val="00293DD0"/>
    <w:rsid w:val="00293F85"/>
    <w:rsid w:val="00294019"/>
    <w:rsid w:val="002941B5"/>
    <w:rsid w:val="0029441E"/>
    <w:rsid w:val="0029474F"/>
    <w:rsid w:val="00294777"/>
    <w:rsid w:val="00294F64"/>
    <w:rsid w:val="002950B7"/>
    <w:rsid w:val="00295265"/>
    <w:rsid w:val="0029550D"/>
    <w:rsid w:val="00295549"/>
    <w:rsid w:val="002958BA"/>
    <w:rsid w:val="00295EF6"/>
    <w:rsid w:val="00295F20"/>
    <w:rsid w:val="00295F4E"/>
    <w:rsid w:val="00296236"/>
    <w:rsid w:val="00296269"/>
    <w:rsid w:val="00296414"/>
    <w:rsid w:val="002966DC"/>
    <w:rsid w:val="00296BD3"/>
    <w:rsid w:val="00296D59"/>
    <w:rsid w:val="00296DD5"/>
    <w:rsid w:val="00296DED"/>
    <w:rsid w:val="00296EE5"/>
    <w:rsid w:val="002970BC"/>
    <w:rsid w:val="002971EC"/>
    <w:rsid w:val="002973A8"/>
    <w:rsid w:val="002973BE"/>
    <w:rsid w:val="002975B8"/>
    <w:rsid w:val="002976B3"/>
    <w:rsid w:val="0029780E"/>
    <w:rsid w:val="0029790E"/>
    <w:rsid w:val="002979B5"/>
    <w:rsid w:val="00297A55"/>
    <w:rsid w:val="00297B93"/>
    <w:rsid w:val="00297D0A"/>
    <w:rsid w:val="00297D34"/>
    <w:rsid w:val="00297F0B"/>
    <w:rsid w:val="002A0009"/>
    <w:rsid w:val="002A008A"/>
    <w:rsid w:val="002A0110"/>
    <w:rsid w:val="002A014F"/>
    <w:rsid w:val="002A0284"/>
    <w:rsid w:val="002A05D7"/>
    <w:rsid w:val="002A0601"/>
    <w:rsid w:val="002A0759"/>
    <w:rsid w:val="002A0EEA"/>
    <w:rsid w:val="002A0F1E"/>
    <w:rsid w:val="002A0F68"/>
    <w:rsid w:val="002A10D7"/>
    <w:rsid w:val="002A112D"/>
    <w:rsid w:val="002A1234"/>
    <w:rsid w:val="002A1356"/>
    <w:rsid w:val="002A1784"/>
    <w:rsid w:val="002A19C2"/>
    <w:rsid w:val="002A1BF1"/>
    <w:rsid w:val="002A1C21"/>
    <w:rsid w:val="002A1C54"/>
    <w:rsid w:val="002A1D64"/>
    <w:rsid w:val="002A1E01"/>
    <w:rsid w:val="002A2116"/>
    <w:rsid w:val="002A21F2"/>
    <w:rsid w:val="002A220E"/>
    <w:rsid w:val="002A2229"/>
    <w:rsid w:val="002A22A2"/>
    <w:rsid w:val="002A2412"/>
    <w:rsid w:val="002A2662"/>
    <w:rsid w:val="002A26B2"/>
    <w:rsid w:val="002A2ACF"/>
    <w:rsid w:val="002A2CAD"/>
    <w:rsid w:val="002A345C"/>
    <w:rsid w:val="002A37F8"/>
    <w:rsid w:val="002A38FF"/>
    <w:rsid w:val="002A3ADC"/>
    <w:rsid w:val="002A3DFE"/>
    <w:rsid w:val="002A3E15"/>
    <w:rsid w:val="002A42E3"/>
    <w:rsid w:val="002A436E"/>
    <w:rsid w:val="002A44DE"/>
    <w:rsid w:val="002A468B"/>
    <w:rsid w:val="002A46CC"/>
    <w:rsid w:val="002A4744"/>
    <w:rsid w:val="002A493F"/>
    <w:rsid w:val="002A5161"/>
    <w:rsid w:val="002A5255"/>
    <w:rsid w:val="002A5359"/>
    <w:rsid w:val="002A55B5"/>
    <w:rsid w:val="002A5716"/>
    <w:rsid w:val="002A5770"/>
    <w:rsid w:val="002A5F86"/>
    <w:rsid w:val="002A6244"/>
    <w:rsid w:val="002A678C"/>
    <w:rsid w:val="002A6BEF"/>
    <w:rsid w:val="002A6CA0"/>
    <w:rsid w:val="002A6CD6"/>
    <w:rsid w:val="002A7032"/>
    <w:rsid w:val="002A7216"/>
    <w:rsid w:val="002A7251"/>
    <w:rsid w:val="002A7530"/>
    <w:rsid w:val="002A7827"/>
    <w:rsid w:val="002A791B"/>
    <w:rsid w:val="002A7A0C"/>
    <w:rsid w:val="002A7A56"/>
    <w:rsid w:val="002A7ABA"/>
    <w:rsid w:val="002A7E07"/>
    <w:rsid w:val="002A7E4B"/>
    <w:rsid w:val="002A7F98"/>
    <w:rsid w:val="002A7FB9"/>
    <w:rsid w:val="002B0935"/>
    <w:rsid w:val="002B09F4"/>
    <w:rsid w:val="002B0A4B"/>
    <w:rsid w:val="002B0D48"/>
    <w:rsid w:val="002B10D0"/>
    <w:rsid w:val="002B1431"/>
    <w:rsid w:val="002B1844"/>
    <w:rsid w:val="002B1866"/>
    <w:rsid w:val="002B1A1A"/>
    <w:rsid w:val="002B1A6B"/>
    <w:rsid w:val="002B1A91"/>
    <w:rsid w:val="002B1AB6"/>
    <w:rsid w:val="002B1F3D"/>
    <w:rsid w:val="002B231E"/>
    <w:rsid w:val="002B245A"/>
    <w:rsid w:val="002B24C9"/>
    <w:rsid w:val="002B27A9"/>
    <w:rsid w:val="002B2A37"/>
    <w:rsid w:val="002B2A76"/>
    <w:rsid w:val="002B2DB6"/>
    <w:rsid w:val="002B3074"/>
    <w:rsid w:val="002B30B1"/>
    <w:rsid w:val="002B30F7"/>
    <w:rsid w:val="002B33C5"/>
    <w:rsid w:val="002B34CC"/>
    <w:rsid w:val="002B34F5"/>
    <w:rsid w:val="002B3584"/>
    <w:rsid w:val="002B361D"/>
    <w:rsid w:val="002B3648"/>
    <w:rsid w:val="002B3822"/>
    <w:rsid w:val="002B3BB7"/>
    <w:rsid w:val="002B3BF3"/>
    <w:rsid w:val="002B3CFF"/>
    <w:rsid w:val="002B3DFF"/>
    <w:rsid w:val="002B3F72"/>
    <w:rsid w:val="002B4063"/>
    <w:rsid w:val="002B4122"/>
    <w:rsid w:val="002B4310"/>
    <w:rsid w:val="002B450C"/>
    <w:rsid w:val="002B468E"/>
    <w:rsid w:val="002B4714"/>
    <w:rsid w:val="002B4B3D"/>
    <w:rsid w:val="002B4BB0"/>
    <w:rsid w:val="002B4D93"/>
    <w:rsid w:val="002B510F"/>
    <w:rsid w:val="002B51D5"/>
    <w:rsid w:val="002B5229"/>
    <w:rsid w:val="002B526F"/>
    <w:rsid w:val="002B5429"/>
    <w:rsid w:val="002B5467"/>
    <w:rsid w:val="002B5567"/>
    <w:rsid w:val="002B5E01"/>
    <w:rsid w:val="002B6222"/>
    <w:rsid w:val="002B633A"/>
    <w:rsid w:val="002B65B1"/>
    <w:rsid w:val="002B66E6"/>
    <w:rsid w:val="002B66F5"/>
    <w:rsid w:val="002B6C56"/>
    <w:rsid w:val="002B7182"/>
    <w:rsid w:val="002B7427"/>
    <w:rsid w:val="002B757B"/>
    <w:rsid w:val="002B7711"/>
    <w:rsid w:val="002B77EE"/>
    <w:rsid w:val="002B79E9"/>
    <w:rsid w:val="002B79EF"/>
    <w:rsid w:val="002B7B1C"/>
    <w:rsid w:val="002B7B4A"/>
    <w:rsid w:val="002C0156"/>
    <w:rsid w:val="002C0258"/>
    <w:rsid w:val="002C029A"/>
    <w:rsid w:val="002C02DF"/>
    <w:rsid w:val="002C0427"/>
    <w:rsid w:val="002C043B"/>
    <w:rsid w:val="002C0521"/>
    <w:rsid w:val="002C05C7"/>
    <w:rsid w:val="002C0739"/>
    <w:rsid w:val="002C0ACC"/>
    <w:rsid w:val="002C0FEA"/>
    <w:rsid w:val="002C111D"/>
    <w:rsid w:val="002C132E"/>
    <w:rsid w:val="002C19E3"/>
    <w:rsid w:val="002C1C08"/>
    <w:rsid w:val="002C1DDD"/>
    <w:rsid w:val="002C1EC9"/>
    <w:rsid w:val="002C1EDE"/>
    <w:rsid w:val="002C2048"/>
    <w:rsid w:val="002C2406"/>
    <w:rsid w:val="002C24FB"/>
    <w:rsid w:val="002C2569"/>
    <w:rsid w:val="002C263A"/>
    <w:rsid w:val="002C2693"/>
    <w:rsid w:val="002C26DC"/>
    <w:rsid w:val="002C29B7"/>
    <w:rsid w:val="002C3449"/>
    <w:rsid w:val="002C35B3"/>
    <w:rsid w:val="002C370B"/>
    <w:rsid w:val="002C3924"/>
    <w:rsid w:val="002C3A80"/>
    <w:rsid w:val="002C3AED"/>
    <w:rsid w:val="002C3B74"/>
    <w:rsid w:val="002C3D65"/>
    <w:rsid w:val="002C3FAC"/>
    <w:rsid w:val="002C400B"/>
    <w:rsid w:val="002C402A"/>
    <w:rsid w:val="002C4067"/>
    <w:rsid w:val="002C42B4"/>
    <w:rsid w:val="002C44C4"/>
    <w:rsid w:val="002C4823"/>
    <w:rsid w:val="002C487D"/>
    <w:rsid w:val="002C4893"/>
    <w:rsid w:val="002C4927"/>
    <w:rsid w:val="002C49B3"/>
    <w:rsid w:val="002C4AF2"/>
    <w:rsid w:val="002C4B4A"/>
    <w:rsid w:val="002C4BA6"/>
    <w:rsid w:val="002C4D7C"/>
    <w:rsid w:val="002C4EC1"/>
    <w:rsid w:val="002C507D"/>
    <w:rsid w:val="002C5413"/>
    <w:rsid w:val="002C5631"/>
    <w:rsid w:val="002C56B4"/>
    <w:rsid w:val="002C58FF"/>
    <w:rsid w:val="002C59A7"/>
    <w:rsid w:val="002C5A17"/>
    <w:rsid w:val="002C5E31"/>
    <w:rsid w:val="002C604D"/>
    <w:rsid w:val="002C6075"/>
    <w:rsid w:val="002C62CC"/>
    <w:rsid w:val="002C638D"/>
    <w:rsid w:val="002C64EB"/>
    <w:rsid w:val="002C6888"/>
    <w:rsid w:val="002C69EA"/>
    <w:rsid w:val="002C6A48"/>
    <w:rsid w:val="002C6AD3"/>
    <w:rsid w:val="002C6BE7"/>
    <w:rsid w:val="002C6CC9"/>
    <w:rsid w:val="002C710A"/>
    <w:rsid w:val="002C72C9"/>
    <w:rsid w:val="002C7486"/>
    <w:rsid w:val="002C74B8"/>
    <w:rsid w:val="002C74BC"/>
    <w:rsid w:val="002C76D0"/>
    <w:rsid w:val="002C77F3"/>
    <w:rsid w:val="002C7A1D"/>
    <w:rsid w:val="002C7B18"/>
    <w:rsid w:val="002C7C10"/>
    <w:rsid w:val="002C7D83"/>
    <w:rsid w:val="002D00D1"/>
    <w:rsid w:val="002D02EF"/>
    <w:rsid w:val="002D038A"/>
    <w:rsid w:val="002D0413"/>
    <w:rsid w:val="002D05B3"/>
    <w:rsid w:val="002D0932"/>
    <w:rsid w:val="002D0A10"/>
    <w:rsid w:val="002D0B21"/>
    <w:rsid w:val="002D0CB6"/>
    <w:rsid w:val="002D0D21"/>
    <w:rsid w:val="002D0D3B"/>
    <w:rsid w:val="002D0E0C"/>
    <w:rsid w:val="002D0F3B"/>
    <w:rsid w:val="002D1111"/>
    <w:rsid w:val="002D1BC7"/>
    <w:rsid w:val="002D1BF7"/>
    <w:rsid w:val="002D2146"/>
    <w:rsid w:val="002D24D1"/>
    <w:rsid w:val="002D26A0"/>
    <w:rsid w:val="002D2899"/>
    <w:rsid w:val="002D2A1C"/>
    <w:rsid w:val="002D2A72"/>
    <w:rsid w:val="002D2B85"/>
    <w:rsid w:val="002D2DE6"/>
    <w:rsid w:val="002D3882"/>
    <w:rsid w:val="002D3C7D"/>
    <w:rsid w:val="002D3DAC"/>
    <w:rsid w:val="002D3E44"/>
    <w:rsid w:val="002D3F10"/>
    <w:rsid w:val="002D3F87"/>
    <w:rsid w:val="002D3FAF"/>
    <w:rsid w:val="002D41EA"/>
    <w:rsid w:val="002D42BD"/>
    <w:rsid w:val="002D4A86"/>
    <w:rsid w:val="002D4C03"/>
    <w:rsid w:val="002D4D65"/>
    <w:rsid w:val="002D4FD4"/>
    <w:rsid w:val="002D518E"/>
    <w:rsid w:val="002D52CD"/>
    <w:rsid w:val="002D52FA"/>
    <w:rsid w:val="002D5556"/>
    <w:rsid w:val="002D5561"/>
    <w:rsid w:val="002D5AB6"/>
    <w:rsid w:val="002D5B4C"/>
    <w:rsid w:val="002D5F7C"/>
    <w:rsid w:val="002D6034"/>
    <w:rsid w:val="002D63B3"/>
    <w:rsid w:val="002D6411"/>
    <w:rsid w:val="002D66E0"/>
    <w:rsid w:val="002D67A8"/>
    <w:rsid w:val="002D6895"/>
    <w:rsid w:val="002D6988"/>
    <w:rsid w:val="002D6A4D"/>
    <w:rsid w:val="002D6B0D"/>
    <w:rsid w:val="002D6C8A"/>
    <w:rsid w:val="002D6D34"/>
    <w:rsid w:val="002D7097"/>
    <w:rsid w:val="002D70E1"/>
    <w:rsid w:val="002D72F5"/>
    <w:rsid w:val="002D7370"/>
    <w:rsid w:val="002D7478"/>
    <w:rsid w:val="002D7586"/>
    <w:rsid w:val="002D768A"/>
    <w:rsid w:val="002D78D7"/>
    <w:rsid w:val="002D7C38"/>
    <w:rsid w:val="002D7CD1"/>
    <w:rsid w:val="002D7EEF"/>
    <w:rsid w:val="002E0069"/>
    <w:rsid w:val="002E033A"/>
    <w:rsid w:val="002E0358"/>
    <w:rsid w:val="002E038C"/>
    <w:rsid w:val="002E070D"/>
    <w:rsid w:val="002E071E"/>
    <w:rsid w:val="002E0906"/>
    <w:rsid w:val="002E0912"/>
    <w:rsid w:val="002E09D4"/>
    <w:rsid w:val="002E0B30"/>
    <w:rsid w:val="002E0EED"/>
    <w:rsid w:val="002E0F4C"/>
    <w:rsid w:val="002E1168"/>
    <w:rsid w:val="002E118C"/>
    <w:rsid w:val="002E11D3"/>
    <w:rsid w:val="002E1386"/>
    <w:rsid w:val="002E164C"/>
    <w:rsid w:val="002E190E"/>
    <w:rsid w:val="002E1DDF"/>
    <w:rsid w:val="002E1EB8"/>
    <w:rsid w:val="002E1F23"/>
    <w:rsid w:val="002E26C5"/>
    <w:rsid w:val="002E2B12"/>
    <w:rsid w:val="002E2E1F"/>
    <w:rsid w:val="002E32D4"/>
    <w:rsid w:val="002E33FF"/>
    <w:rsid w:val="002E34B0"/>
    <w:rsid w:val="002E35AF"/>
    <w:rsid w:val="002E36DC"/>
    <w:rsid w:val="002E3772"/>
    <w:rsid w:val="002E37B8"/>
    <w:rsid w:val="002E3A60"/>
    <w:rsid w:val="002E3BC4"/>
    <w:rsid w:val="002E3DBC"/>
    <w:rsid w:val="002E3E79"/>
    <w:rsid w:val="002E3EEB"/>
    <w:rsid w:val="002E40E7"/>
    <w:rsid w:val="002E42A3"/>
    <w:rsid w:val="002E464C"/>
    <w:rsid w:val="002E4660"/>
    <w:rsid w:val="002E4838"/>
    <w:rsid w:val="002E491F"/>
    <w:rsid w:val="002E4A37"/>
    <w:rsid w:val="002E4B9A"/>
    <w:rsid w:val="002E4BA6"/>
    <w:rsid w:val="002E4FA8"/>
    <w:rsid w:val="002E5216"/>
    <w:rsid w:val="002E529B"/>
    <w:rsid w:val="002E52FB"/>
    <w:rsid w:val="002E5455"/>
    <w:rsid w:val="002E58A1"/>
    <w:rsid w:val="002E59F8"/>
    <w:rsid w:val="002E5A8C"/>
    <w:rsid w:val="002E5ABC"/>
    <w:rsid w:val="002E5AEE"/>
    <w:rsid w:val="002E5B91"/>
    <w:rsid w:val="002E5FA7"/>
    <w:rsid w:val="002E64CA"/>
    <w:rsid w:val="002E6541"/>
    <w:rsid w:val="002E6BBF"/>
    <w:rsid w:val="002E6BFB"/>
    <w:rsid w:val="002E6C1D"/>
    <w:rsid w:val="002E7053"/>
    <w:rsid w:val="002E71FF"/>
    <w:rsid w:val="002E735E"/>
    <w:rsid w:val="002E7735"/>
    <w:rsid w:val="002E7810"/>
    <w:rsid w:val="002E789F"/>
    <w:rsid w:val="002E7A44"/>
    <w:rsid w:val="002E7B4A"/>
    <w:rsid w:val="002E7F74"/>
    <w:rsid w:val="002F00E2"/>
    <w:rsid w:val="002F01C5"/>
    <w:rsid w:val="002F037D"/>
    <w:rsid w:val="002F05C6"/>
    <w:rsid w:val="002F0715"/>
    <w:rsid w:val="002F08D5"/>
    <w:rsid w:val="002F0902"/>
    <w:rsid w:val="002F0928"/>
    <w:rsid w:val="002F0995"/>
    <w:rsid w:val="002F0EE6"/>
    <w:rsid w:val="002F14B8"/>
    <w:rsid w:val="002F156F"/>
    <w:rsid w:val="002F1792"/>
    <w:rsid w:val="002F185D"/>
    <w:rsid w:val="002F1D0A"/>
    <w:rsid w:val="002F1F24"/>
    <w:rsid w:val="002F26CA"/>
    <w:rsid w:val="002F26EF"/>
    <w:rsid w:val="002F2A40"/>
    <w:rsid w:val="002F2B02"/>
    <w:rsid w:val="002F2EAD"/>
    <w:rsid w:val="002F302B"/>
    <w:rsid w:val="002F3060"/>
    <w:rsid w:val="002F30A9"/>
    <w:rsid w:val="002F32C2"/>
    <w:rsid w:val="002F3553"/>
    <w:rsid w:val="002F3663"/>
    <w:rsid w:val="002F3677"/>
    <w:rsid w:val="002F3806"/>
    <w:rsid w:val="002F3AF4"/>
    <w:rsid w:val="002F3B3E"/>
    <w:rsid w:val="002F3B96"/>
    <w:rsid w:val="002F3EBD"/>
    <w:rsid w:val="002F3FB9"/>
    <w:rsid w:val="002F4199"/>
    <w:rsid w:val="002F44B1"/>
    <w:rsid w:val="002F4756"/>
    <w:rsid w:val="002F4DE0"/>
    <w:rsid w:val="002F4E34"/>
    <w:rsid w:val="002F4FAC"/>
    <w:rsid w:val="002F5097"/>
    <w:rsid w:val="002F51C6"/>
    <w:rsid w:val="002F5756"/>
    <w:rsid w:val="002F5D4C"/>
    <w:rsid w:val="002F5DBD"/>
    <w:rsid w:val="002F5E19"/>
    <w:rsid w:val="002F5FCB"/>
    <w:rsid w:val="002F60E4"/>
    <w:rsid w:val="002F6230"/>
    <w:rsid w:val="002F6335"/>
    <w:rsid w:val="002F664E"/>
    <w:rsid w:val="002F69F6"/>
    <w:rsid w:val="002F6B73"/>
    <w:rsid w:val="002F7091"/>
    <w:rsid w:val="002F710D"/>
    <w:rsid w:val="002F7B3A"/>
    <w:rsid w:val="002F7D95"/>
    <w:rsid w:val="002F7DEC"/>
    <w:rsid w:val="002F7F7D"/>
    <w:rsid w:val="0030000D"/>
    <w:rsid w:val="003003DB"/>
    <w:rsid w:val="003004DE"/>
    <w:rsid w:val="00300668"/>
    <w:rsid w:val="0030090C"/>
    <w:rsid w:val="003009C6"/>
    <w:rsid w:val="00300FC1"/>
    <w:rsid w:val="00301152"/>
    <w:rsid w:val="00301178"/>
    <w:rsid w:val="0030145F"/>
    <w:rsid w:val="003015F2"/>
    <w:rsid w:val="00301676"/>
    <w:rsid w:val="0030174D"/>
    <w:rsid w:val="00301778"/>
    <w:rsid w:val="003019AF"/>
    <w:rsid w:val="0030221A"/>
    <w:rsid w:val="0030226C"/>
    <w:rsid w:val="00302576"/>
    <w:rsid w:val="0030259B"/>
    <w:rsid w:val="003028C6"/>
    <w:rsid w:val="00302952"/>
    <w:rsid w:val="00302A25"/>
    <w:rsid w:val="00302B76"/>
    <w:rsid w:val="00303342"/>
    <w:rsid w:val="00303852"/>
    <w:rsid w:val="00303881"/>
    <w:rsid w:val="00303B1A"/>
    <w:rsid w:val="00303F7E"/>
    <w:rsid w:val="00303FCB"/>
    <w:rsid w:val="00304043"/>
    <w:rsid w:val="003040FB"/>
    <w:rsid w:val="0030421A"/>
    <w:rsid w:val="00304232"/>
    <w:rsid w:val="0030424B"/>
    <w:rsid w:val="003043B6"/>
    <w:rsid w:val="003046A7"/>
    <w:rsid w:val="00304949"/>
    <w:rsid w:val="00304A3B"/>
    <w:rsid w:val="00304B24"/>
    <w:rsid w:val="00304B8D"/>
    <w:rsid w:val="00304D32"/>
    <w:rsid w:val="00304D54"/>
    <w:rsid w:val="00304D97"/>
    <w:rsid w:val="00304DBB"/>
    <w:rsid w:val="00305589"/>
    <w:rsid w:val="0030558F"/>
    <w:rsid w:val="0030563A"/>
    <w:rsid w:val="0030577C"/>
    <w:rsid w:val="003058DD"/>
    <w:rsid w:val="00305B4A"/>
    <w:rsid w:val="00305B95"/>
    <w:rsid w:val="00305E22"/>
    <w:rsid w:val="00305E6C"/>
    <w:rsid w:val="00305EE3"/>
    <w:rsid w:val="00305F50"/>
    <w:rsid w:val="0030646C"/>
    <w:rsid w:val="00306517"/>
    <w:rsid w:val="00306535"/>
    <w:rsid w:val="0030676A"/>
    <w:rsid w:val="00306845"/>
    <w:rsid w:val="00306D0E"/>
    <w:rsid w:val="00306D9B"/>
    <w:rsid w:val="00307501"/>
    <w:rsid w:val="00307645"/>
    <w:rsid w:val="0030780B"/>
    <w:rsid w:val="00307A04"/>
    <w:rsid w:val="00307AF8"/>
    <w:rsid w:val="00307B21"/>
    <w:rsid w:val="00307C12"/>
    <w:rsid w:val="00307E7F"/>
    <w:rsid w:val="0031017E"/>
    <w:rsid w:val="003104B4"/>
    <w:rsid w:val="00310602"/>
    <w:rsid w:val="0031071A"/>
    <w:rsid w:val="00310788"/>
    <w:rsid w:val="00310CB0"/>
    <w:rsid w:val="00310D47"/>
    <w:rsid w:val="00310D7B"/>
    <w:rsid w:val="00311097"/>
    <w:rsid w:val="00311386"/>
    <w:rsid w:val="0031147F"/>
    <w:rsid w:val="00311763"/>
    <w:rsid w:val="00311788"/>
    <w:rsid w:val="00311877"/>
    <w:rsid w:val="003119AB"/>
    <w:rsid w:val="00311A72"/>
    <w:rsid w:val="00311DCE"/>
    <w:rsid w:val="00311E70"/>
    <w:rsid w:val="0031201C"/>
    <w:rsid w:val="00312546"/>
    <w:rsid w:val="003125A6"/>
    <w:rsid w:val="0031287E"/>
    <w:rsid w:val="00312A94"/>
    <w:rsid w:val="00312ACD"/>
    <w:rsid w:val="00312B29"/>
    <w:rsid w:val="0031304B"/>
    <w:rsid w:val="00313376"/>
    <w:rsid w:val="0031373E"/>
    <w:rsid w:val="0031380D"/>
    <w:rsid w:val="0031399C"/>
    <w:rsid w:val="00313B4E"/>
    <w:rsid w:val="00313F06"/>
    <w:rsid w:val="003149A0"/>
    <w:rsid w:val="003149FB"/>
    <w:rsid w:val="00314A04"/>
    <w:rsid w:val="00314A60"/>
    <w:rsid w:val="00315632"/>
    <w:rsid w:val="003157FE"/>
    <w:rsid w:val="00315824"/>
    <w:rsid w:val="0031590B"/>
    <w:rsid w:val="00315964"/>
    <w:rsid w:val="0031601A"/>
    <w:rsid w:val="0031606B"/>
    <w:rsid w:val="00316138"/>
    <w:rsid w:val="003161CC"/>
    <w:rsid w:val="003162A1"/>
    <w:rsid w:val="00316462"/>
    <w:rsid w:val="003165CA"/>
    <w:rsid w:val="0031679D"/>
    <w:rsid w:val="003168C6"/>
    <w:rsid w:val="003169F2"/>
    <w:rsid w:val="00316BC6"/>
    <w:rsid w:val="00316C3E"/>
    <w:rsid w:val="00316D14"/>
    <w:rsid w:val="00316FC2"/>
    <w:rsid w:val="00317204"/>
    <w:rsid w:val="00317226"/>
    <w:rsid w:val="003174C8"/>
    <w:rsid w:val="003175E6"/>
    <w:rsid w:val="00317D7D"/>
    <w:rsid w:val="003200BA"/>
    <w:rsid w:val="0032069F"/>
    <w:rsid w:val="00320977"/>
    <w:rsid w:val="00320A1F"/>
    <w:rsid w:val="00320AF3"/>
    <w:rsid w:val="00320DD6"/>
    <w:rsid w:val="00320E97"/>
    <w:rsid w:val="00321157"/>
    <w:rsid w:val="0032156B"/>
    <w:rsid w:val="003215EF"/>
    <w:rsid w:val="00321618"/>
    <w:rsid w:val="0032180B"/>
    <w:rsid w:val="00321AE3"/>
    <w:rsid w:val="00321FE0"/>
    <w:rsid w:val="0032235B"/>
    <w:rsid w:val="003227A9"/>
    <w:rsid w:val="00322990"/>
    <w:rsid w:val="00322C01"/>
    <w:rsid w:val="00322FEB"/>
    <w:rsid w:val="003230D8"/>
    <w:rsid w:val="0032324D"/>
    <w:rsid w:val="00323294"/>
    <w:rsid w:val="003233BF"/>
    <w:rsid w:val="0032353A"/>
    <w:rsid w:val="00323560"/>
    <w:rsid w:val="00323837"/>
    <w:rsid w:val="0032386D"/>
    <w:rsid w:val="0032389E"/>
    <w:rsid w:val="00323D29"/>
    <w:rsid w:val="00323D8C"/>
    <w:rsid w:val="00323E31"/>
    <w:rsid w:val="00323EAA"/>
    <w:rsid w:val="00323F6D"/>
    <w:rsid w:val="003245F9"/>
    <w:rsid w:val="003248A8"/>
    <w:rsid w:val="00324991"/>
    <w:rsid w:val="00324BF9"/>
    <w:rsid w:val="00324C66"/>
    <w:rsid w:val="00324D21"/>
    <w:rsid w:val="00324EA6"/>
    <w:rsid w:val="00324EF4"/>
    <w:rsid w:val="003258C3"/>
    <w:rsid w:val="00325A88"/>
    <w:rsid w:val="00325AF0"/>
    <w:rsid w:val="00325E5B"/>
    <w:rsid w:val="00325EB7"/>
    <w:rsid w:val="00325F8B"/>
    <w:rsid w:val="00326108"/>
    <w:rsid w:val="0032611E"/>
    <w:rsid w:val="00326539"/>
    <w:rsid w:val="00326566"/>
    <w:rsid w:val="003268A7"/>
    <w:rsid w:val="00326B3F"/>
    <w:rsid w:val="00326BC1"/>
    <w:rsid w:val="00326F80"/>
    <w:rsid w:val="00327002"/>
    <w:rsid w:val="0032705E"/>
    <w:rsid w:val="003270E3"/>
    <w:rsid w:val="00327107"/>
    <w:rsid w:val="0032758C"/>
    <w:rsid w:val="00327B04"/>
    <w:rsid w:val="00327B1D"/>
    <w:rsid w:val="00327CEE"/>
    <w:rsid w:val="00327E66"/>
    <w:rsid w:val="0033002B"/>
    <w:rsid w:val="0033024B"/>
    <w:rsid w:val="0033034B"/>
    <w:rsid w:val="00330692"/>
    <w:rsid w:val="00330914"/>
    <w:rsid w:val="0033097D"/>
    <w:rsid w:val="00330D30"/>
    <w:rsid w:val="00330D5E"/>
    <w:rsid w:val="00330F5D"/>
    <w:rsid w:val="00331198"/>
    <w:rsid w:val="003311E2"/>
    <w:rsid w:val="0033121E"/>
    <w:rsid w:val="003312EA"/>
    <w:rsid w:val="0033130A"/>
    <w:rsid w:val="003313B0"/>
    <w:rsid w:val="0033140A"/>
    <w:rsid w:val="00331777"/>
    <w:rsid w:val="003318F3"/>
    <w:rsid w:val="00331A05"/>
    <w:rsid w:val="00331C63"/>
    <w:rsid w:val="00331CA7"/>
    <w:rsid w:val="00331E90"/>
    <w:rsid w:val="00331FE4"/>
    <w:rsid w:val="0033201A"/>
    <w:rsid w:val="00332256"/>
    <w:rsid w:val="00332394"/>
    <w:rsid w:val="003325FA"/>
    <w:rsid w:val="00332667"/>
    <w:rsid w:val="0033270C"/>
    <w:rsid w:val="00332912"/>
    <w:rsid w:val="00332983"/>
    <w:rsid w:val="00332B74"/>
    <w:rsid w:val="00332B8E"/>
    <w:rsid w:val="00332C7E"/>
    <w:rsid w:val="00332E1D"/>
    <w:rsid w:val="00332EA8"/>
    <w:rsid w:val="00332FAE"/>
    <w:rsid w:val="00333176"/>
    <w:rsid w:val="003332CA"/>
    <w:rsid w:val="00333309"/>
    <w:rsid w:val="003334AB"/>
    <w:rsid w:val="003336DA"/>
    <w:rsid w:val="0033374A"/>
    <w:rsid w:val="003338DC"/>
    <w:rsid w:val="00333970"/>
    <w:rsid w:val="00333A8B"/>
    <w:rsid w:val="00333B84"/>
    <w:rsid w:val="00333BA8"/>
    <w:rsid w:val="0033400E"/>
    <w:rsid w:val="0033424A"/>
    <w:rsid w:val="00334292"/>
    <w:rsid w:val="0033463F"/>
    <w:rsid w:val="00334C86"/>
    <w:rsid w:val="00335401"/>
    <w:rsid w:val="003354A9"/>
    <w:rsid w:val="0033572B"/>
    <w:rsid w:val="00335779"/>
    <w:rsid w:val="00335987"/>
    <w:rsid w:val="00335A05"/>
    <w:rsid w:val="00335AA2"/>
    <w:rsid w:val="00335CB3"/>
    <w:rsid w:val="00335D72"/>
    <w:rsid w:val="00335D76"/>
    <w:rsid w:val="003360BE"/>
    <w:rsid w:val="00336207"/>
    <w:rsid w:val="00336223"/>
    <w:rsid w:val="003362EF"/>
    <w:rsid w:val="00336565"/>
    <w:rsid w:val="00336833"/>
    <w:rsid w:val="00336973"/>
    <w:rsid w:val="00336A8A"/>
    <w:rsid w:val="00336BCD"/>
    <w:rsid w:val="00336BDA"/>
    <w:rsid w:val="00336F5B"/>
    <w:rsid w:val="003370B1"/>
    <w:rsid w:val="003371F0"/>
    <w:rsid w:val="003373C7"/>
    <w:rsid w:val="003374F3"/>
    <w:rsid w:val="00337811"/>
    <w:rsid w:val="003400CC"/>
    <w:rsid w:val="003401B8"/>
    <w:rsid w:val="00340B62"/>
    <w:rsid w:val="00340C2C"/>
    <w:rsid w:val="00340D8D"/>
    <w:rsid w:val="00340FB0"/>
    <w:rsid w:val="00341068"/>
    <w:rsid w:val="0034106B"/>
    <w:rsid w:val="003411AB"/>
    <w:rsid w:val="003413F8"/>
    <w:rsid w:val="0034143A"/>
    <w:rsid w:val="003418D3"/>
    <w:rsid w:val="00341B24"/>
    <w:rsid w:val="00341DB6"/>
    <w:rsid w:val="00341E5F"/>
    <w:rsid w:val="00341F10"/>
    <w:rsid w:val="0034200C"/>
    <w:rsid w:val="0034225A"/>
    <w:rsid w:val="0034276A"/>
    <w:rsid w:val="00342953"/>
    <w:rsid w:val="00342A37"/>
    <w:rsid w:val="00342B0E"/>
    <w:rsid w:val="00342C3D"/>
    <w:rsid w:val="00342CFB"/>
    <w:rsid w:val="00342D76"/>
    <w:rsid w:val="00342E83"/>
    <w:rsid w:val="003430D6"/>
    <w:rsid w:val="0034349E"/>
    <w:rsid w:val="0034397C"/>
    <w:rsid w:val="00343BAC"/>
    <w:rsid w:val="00343C8A"/>
    <w:rsid w:val="00343E19"/>
    <w:rsid w:val="0034415A"/>
    <w:rsid w:val="003444E5"/>
    <w:rsid w:val="00344644"/>
    <w:rsid w:val="00344677"/>
    <w:rsid w:val="00344708"/>
    <w:rsid w:val="00344F5B"/>
    <w:rsid w:val="00344FE9"/>
    <w:rsid w:val="00345086"/>
    <w:rsid w:val="003452D5"/>
    <w:rsid w:val="00345444"/>
    <w:rsid w:val="0034572C"/>
    <w:rsid w:val="00345856"/>
    <w:rsid w:val="00345962"/>
    <w:rsid w:val="00345D23"/>
    <w:rsid w:val="00345E28"/>
    <w:rsid w:val="00345ECE"/>
    <w:rsid w:val="00345F7E"/>
    <w:rsid w:val="00345FBC"/>
    <w:rsid w:val="00345FD5"/>
    <w:rsid w:val="003461D7"/>
    <w:rsid w:val="00346543"/>
    <w:rsid w:val="003465E0"/>
    <w:rsid w:val="00346D61"/>
    <w:rsid w:val="00346E74"/>
    <w:rsid w:val="0034705D"/>
    <w:rsid w:val="003472E8"/>
    <w:rsid w:val="0034735C"/>
    <w:rsid w:val="00347390"/>
    <w:rsid w:val="003473D1"/>
    <w:rsid w:val="00347487"/>
    <w:rsid w:val="00347536"/>
    <w:rsid w:val="003478C8"/>
    <w:rsid w:val="00347D19"/>
    <w:rsid w:val="00347F8A"/>
    <w:rsid w:val="00347FFD"/>
    <w:rsid w:val="0035007B"/>
    <w:rsid w:val="0035015B"/>
    <w:rsid w:val="00350312"/>
    <w:rsid w:val="00350451"/>
    <w:rsid w:val="00350809"/>
    <w:rsid w:val="00350810"/>
    <w:rsid w:val="00350FB4"/>
    <w:rsid w:val="00351124"/>
    <w:rsid w:val="0035127C"/>
    <w:rsid w:val="0035187E"/>
    <w:rsid w:val="003518AB"/>
    <w:rsid w:val="003518E8"/>
    <w:rsid w:val="00351995"/>
    <w:rsid w:val="00351CAA"/>
    <w:rsid w:val="00351CD1"/>
    <w:rsid w:val="00351D6A"/>
    <w:rsid w:val="00351DC3"/>
    <w:rsid w:val="00351E67"/>
    <w:rsid w:val="00351F88"/>
    <w:rsid w:val="003520EF"/>
    <w:rsid w:val="003523B0"/>
    <w:rsid w:val="00352962"/>
    <w:rsid w:val="00352A66"/>
    <w:rsid w:val="00352CB6"/>
    <w:rsid w:val="00352F00"/>
    <w:rsid w:val="00353054"/>
    <w:rsid w:val="0035322E"/>
    <w:rsid w:val="003532C9"/>
    <w:rsid w:val="00353388"/>
    <w:rsid w:val="003533C6"/>
    <w:rsid w:val="0035385A"/>
    <w:rsid w:val="0035395E"/>
    <w:rsid w:val="00353988"/>
    <w:rsid w:val="00354271"/>
    <w:rsid w:val="003542D8"/>
    <w:rsid w:val="0035450E"/>
    <w:rsid w:val="003545ED"/>
    <w:rsid w:val="00354813"/>
    <w:rsid w:val="0035491A"/>
    <w:rsid w:val="00354C73"/>
    <w:rsid w:val="00354FB0"/>
    <w:rsid w:val="0035537B"/>
    <w:rsid w:val="0035537F"/>
    <w:rsid w:val="00355928"/>
    <w:rsid w:val="003559D1"/>
    <w:rsid w:val="00355B71"/>
    <w:rsid w:val="00355CF8"/>
    <w:rsid w:val="00355D19"/>
    <w:rsid w:val="00355E4F"/>
    <w:rsid w:val="00355F4B"/>
    <w:rsid w:val="0035616C"/>
    <w:rsid w:val="003563F6"/>
    <w:rsid w:val="00356575"/>
    <w:rsid w:val="003568D9"/>
    <w:rsid w:val="00356B00"/>
    <w:rsid w:val="00356E63"/>
    <w:rsid w:val="00356E69"/>
    <w:rsid w:val="00357068"/>
    <w:rsid w:val="00357647"/>
    <w:rsid w:val="00357914"/>
    <w:rsid w:val="00357A88"/>
    <w:rsid w:val="003601D0"/>
    <w:rsid w:val="0036026D"/>
    <w:rsid w:val="003605F5"/>
    <w:rsid w:val="003607B9"/>
    <w:rsid w:val="003607BD"/>
    <w:rsid w:val="00360BDB"/>
    <w:rsid w:val="00360CB3"/>
    <w:rsid w:val="00360D85"/>
    <w:rsid w:val="00360E17"/>
    <w:rsid w:val="00361326"/>
    <w:rsid w:val="0036132A"/>
    <w:rsid w:val="003616AD"/>
    <w:rsid w:val="00361E76"/>
    <w:rsid w:val="00361E79"/>
    <w:rsid w:val="00361FF9"/>
    <w:rsid w:val="00362048"/>
    <w:rsid w:val="00362396"/>
    <w:rsid w:val="0036258D"/>
    <w:rsid w:val="0036293E"/>
    <w:rsid w:val="00362955"/>
    <w:rsid w:val="00362B04"/>
    <w:rsid w:val="003630E2"/>
    <w:rsid w:val="003633DF"/>
    <w:rsid w:val="003635C6"/>
    <w:rsid w:val="003638A9"/>
    <w:rsid w:val="003638EF"/>
    <w:rsid w:val="00363A02"/>
    <w:rsid w:val="00363C71"/>
    <w:rsid w:val="00363CAE"/>
    <w:rsid w:val="00363DBC"/>
    <w:rsid w:val="00363DD0"/>
    <w:rsid w:val="00364185"/>
    <w:rsid w:val="00364503"/>
    <w:rsid w:val="0036453A"/>
    <w:rsid w:val="003645C0"/>
    <w:rsid w:val="003646A4"/>
    <w:rsid w:val="003646F4"/>
    <w:rsid w:val="003647A6"/>
    <w:rsid w:val="003649EB"/>
    <w:rsid w:val="00364B32"/>
    <w:rsid w:val="00364F3E"/>
    <w:rsid w:val="00365044"/>
    <w:rsid w:val="00365326"/>
    <w:rsid w:val="0036559B"/>
    <w:rsid w:val="003655AC"/>
    <w:rsid w:val="003655D2"/>
    <w:rsid w:val="003655E9"/>
    <w:rsid w:val="003657A7"/>
    <w:rsid w:val="00365C33"/>
    <w:rsid w:val="00365D03"/>
    <w:rsid w:val="00365D18"/>
    <w:rsid w:val="00365E60"/>
    <w:rsid w:val="00365EE7"/>
    <w:rsid w:val="0036614B"/>
    <w:rsid w:val="0036615B"/>
    <w:rsid w:val="0036628B"/>
    <w:rsid w:val="00366320"/>
    <w:rsid w:val="003666A6"/>
    <w:rsid w:val="00366C69"/>
    <w:rsid w:val="0036712C"/>
    <w:rsid w:val="0036743C"/>
    <w:rsid w:val="00367777"/>
    <w:rsid w:val="00367850"/>
    <w:rsid w:val="003678A3"/>
    <w:rsid w:val="00367D81"/>
    <w:rsid w:val="00367DED"/>
    <w:rsid w:val="00367FBD"/>
    <w:rsid w:val="00367FF9"/>
    <w:rsid w:val="00370234"/>
    <w:rsid w:val="0037038A"/>
    <w:rsid w:val="003707C0"/>
    <w:rsid w:val="003709DD"/>
    <w:rsid w:val="00370C05"/>
    <w:rsid w:val="00370CB5"/>
    <w:rsid w:val="00370D78"/>
    <w:rsid w:val="00370DF4"/>
    <w:rsid w:val="00370DFC"/>
    <w:rsid w:val="00370ECF"/>
    <w:rsid w:val="00371052"/>
    <w:rsid w:val="00371136"/>
    <w:rsid w:val="00371243"/>
    <w:rsid w:val="00371747"/>
    <w:rsid w:val="00371947"/>
    <w:rsid w:val="00371AA0"/>
    <w:rsid w:val="00371C14"/>
    <w:rsid w:val="00371C76"/>
    <w:rsid w:val="00371EB1"/>
    <w:rsid w:val="0037285E"/>
    <w:rsid w:val="00372914"/>
    <w:rsid w:val="00372BA6"/>
    <w:rsid w:val="00372DCE"/>
    <w:rsid w:val="00372E90"/>
    <w:rsid w:val="00372F34"/>
    <w:rsid w:val="003734A4"/>
    <w:rsid w:val="0037379A"/>
    <w:rsid w:val="003739DD"/>
    <w:rsid w:val="00373A21"/>
    <w:rsid w:val="00373D97"/>
    <w:rsid w:val="003740B7"/>
    <w:rsid w:val="0037438A"/>
    <w:rsid w:val="00374548"/>
    <w:rsid w:val="00374782"/>
    <w:rsid w:val="00374CCD"/>
    <w:rsid w:val="00374D0F"/>
    <w:rsid w:val="00374F13"/>
    <w:rsid w:val="00375055"/>
    <w:rsid w:val="003751F7"/>
    <w:rsid w:val="00375209"/>
    <w:rsid w:val="0037536F"/>
    <w:rsid w:val="00375656"/>
    <w:rsid w:val="003758A7"/>
    <w:rsid w:val="00375963"/>
    <w:rsid w:val="00375D1A"/>
    <w:rsid w:val="00375D37"/>
    <w:rsid w:val="00375E3F"/>
    <w:rsid w:val="00375FBA"/>
    <w:rsid w:val="0037646C"/>
    <w:rsid w:val="003767D3"/>
    <w:rsid w:val="003767DB"/>
    <w:rsid w:val="00376E69"/>
    <w:rsid w:val="00376E9A"/>
    <w:rsid w:val="00376FD4"/>
    <w:rsid w:val="00377018"/>
    <w:rsid w:val="0037743A"/>
    <w:rsid w:val="00377476"/>
    <w:rsid w:val="00377621"/>
    <w:rsid w:val="003776CF"/>
    <w:rsid w:val="003776DC"/>
    <w:rsid w:val="00377855"/>
    <w:rsid w:val="00377A63"/>
    <w:rsid w:val="00377BE1"/>
    <w:rsid w:val="00377CEF"/>
    <w:rsid w:val="00377D96"/>
    <w:rsid w:val="00377F49"/>
    <w:rsid w:val="00380019"/>
    <w:rsid w:val="0038004F"/>
    <w:rsid w:val="00380520"/>
    <w:rsid w:val="00380602"/>
    <w:rsid w:val="0038066A"/>
    <w:rsid w:val="0038073E"/>
    <w:rsid w:val="003807A1"/>
    <w:rsid w:val="00380948"/>
    <w:rsid w:val="00380A84"/>
    <w:rsid w:val="00380B21"/>
    <w:rsid w:val="00380B59"/>
    <w:rsid w:val="00380B88"/>
    <w:rsid w:val="00380BFC"/>
    <w:rsid w:val="00380D2F"/>
    <w:rsid w:val="00380D67"/>
    <w:rsid w:val="003810BB"/>
    <w:rsid w:val="003812D4"/>
    <w:rsid w:val="00381421"/>
    <w:rsid w:val="00381552"/>
    <w:rsid w:val="00381671"/>
    <w:rsid w:val="0038168E"/>
    <w:rsid w:val="003816D2"/>
    <w:rsid w:val="00381874"/>
    <w:rsid w:val="00381AA9"/>
    <w:rsid w:val="00381B0D"/>
    <w:rsid w:val="00381B3C"/>
    <w:rsid w:val="00382144"/>
    <w:rsid w:val="003821AA"/>
    <w:rsid w:val="003822C4"/>
    <w:rsid w:val="003824D0"/>
    <w:rsid w:val="0038256A"/>
    <w:rsid w:val="00382786"/>
    <w:rsid w:val="00382884"/>
    <w:rsid w:val="00382B10"/>
    <w:rsid w:val="00382CC2"/>
    <w:rsid w:val="00382CC5"/>
    <w:rsid w:val="00383026"/>
    <w:rsid w:val="00383199"/>
    <w:rsid w:val="0038329B"/>
    <w:rsid w:val="00383355"/>
    <w:rsid w:val="00383403"/>
    <w:rsid w:val="003835DD"/>
    <w:rsid w:val="003838E1"/>
    <w:rsid w:val="00383AAC"/>
    <w:rsid w:val="0038419A"/>
    <w:rsid w:val="0038419D"/>
    <w:rsid w:val="00384345"/>
    <w:rsid w:val="003845DB"/>
    <w:rsid w:val="0038470F"/>
    <w:rsid w:val="00384853"/>
    <w:rsid w:val="00384931"/>
    <w:rsid w:val="0038497B"/>
    <w:rsid w:val="00384AD4"/>
    <w:rsid w:val="00384ADE"/>
    <w:rsid w:val="00384B12"/>
    <w:rsid w:val="00384B25"/>
    <w:rsid w:val="00384D3B"/>
    <w:rsid w:val="00384DA3"/>
    <w:rsid w:val="00384FD1"/>
    <w:rsid w:val="00385162"/>
    <w:rsid w:val="003851E6"/>
    <w:rsid w:val="0038540A"/>
    <w:rsid w:val="003856B3"/>
    <w:rsid w:val="00385750"/>
    <w:rsid w:val="0038583D"/>
    <w:rsid w:val="003858B5"/>
    <w:rsid w:val="00385A4A"/>
    <w:rsid w:val="00385B76"/>
    <w:rsid w:val="00385F73"/>
    <w:rsid w:val="00386017"/>
    <w:rsid w:val="003861AC"/>
    <w:rsid w:val="0038648D"/>
    <w:rsid w:val="003864B1"/>
    <w:rsid w:val="003865DB"/>
    <w:rsid w:val="00386CDC"/>
    <w:rsid w:val="00387198"/>
    <w:rsid w:val="003872AF"/>
    <w:rsid w:val="0038783A"/>
    <w:rsid w:val="003878A5"/>
    <w:rsid w:val="00387CB5"/>
    <w:rsid w:val="003904D2"/>
    <w:rsid w:val="0039058D"/>
    <w:rsid w:val="003906D7"/>
    <w:rsid w:val="003908AA"/>
    <w:rsid w:val="00390971"/>
    <w:rsid w:val="00390B25"/>
    <w:rsid w:val="00390D5D"/>
    <w:rsid w:val="00390E1E"/>
    <w:rsid w:val="00390E5A"/>
    <w:rsid w:val="00391019"/>
    <w:rsid w:val="0039182A"/>
    <w:rsid w:val="0039186D"/>
    <w:rsid w:val="00391A7A"/>
    <w:rsid w:val="00391C95"/>
    <w:rsid w:val="00391FA5"/>
    <w:rsid w:val="0039201A"/>
    <w:rsid w:val="003920D2"/>
    <w:rsid w:val="003922C5"/>
    <w:rsid w:val="00392332"/>
    <w:rsid w:val="0039253C"/>
    <w:rsid w:val="0039268A"/>
    <w:rsid w:val="00392B13"/>
    <w:rsid w:val="00392BBF"/>
    <w:rsid w:val="00392D45"/>
    <w:rsid w:val="00393168"/>
    <w:rsid w:val="0039328E"/>
    <w:rsid w:val="003933BE"/>
    <w:rsid w:val="003935A7"/>
    <w:rsid w:val="003935B1"/>
    <w:rsid w:val="00393864"/>
    <w:rsid w:val="00393D29"/>
    <w:rsid w:val="00393D39"/>
    <w:rsid w:val="00394171"/>
    <w:rsid w:val="003941D0"/>
    <w:rsid w:val="00394635"/>
    <w:rsid w:val="003946AE"/>
    <w:rsid w:val="0039493C"/>
    <w:rsid w:val="00394947"/>
    <w:rsid w:val="003956BE"/>
    <w:rsid w:val="003956CD"/>
    <w:rsid w:val="00395820"/>
    <w:rsid w:val="0039583C"/>
    <w:rsid w:val="00395893"/>
    <w:rsid w:val="00395DCB"/>
    <w:rsid w:val="003961BB"/>
    <w:rsid w:val="0039628B"/>
    <w:rsid w:val="00396303"/>
    <w:rsid w:val="003965DA"/>
    <w:rsid w:val="00396882"/>
    <w:rsid w:val="00396B1E"/>
    <w:rsid w:val="00396BCC"/>
    <w:rsid w:val="00396CF8"/>
    <w:rsid w:val="00396D17"/>
    <w:rsid w:val="00396DAE"/>
    <w:rsid w:val="003970A9"/>
    <w:rsid w:val="003973B4"/>
    <w:rsid w:val="00397726"/>
    <w:rsid w:val="00397886"/>
    <w:rsid w:val="00397935"/>
    <w:rsid w:val="00397A24"/>
    <w:rsid w:val="00397FCE"/>
    <w:rsid w:val="003A0584"/>
    <w:rsid w:val="003A0755"/>
    <w:rsid w:val="003A0B11"/>
    <w:rsid w:val="003A0B53"/>
    <w:rsid w:val="003A0CD9"/>
    <w:rsid w:val="003A0D33"/>
    <w:rsid w:val="003A0EEA"/>
    <w:rsid w:val="003A0EF6"/>
    <w:rsid w:val="003A11DB"/>
    <w:rsid w:val="003A1279"/>
    <w:rsid w:val="003A13EA"/>
    <w:rsid w:val="003A16F8"/>
    <w:rsid w:val="003A17A9"/>
    <w:rsid w:val="003A18C8"/>
    <w:rsid w:val="003A198A"/>
    <w:rsid w:val="003A1F86"/>
    <w:rsid w:val="003A204B"/>
    <w:rsid w:val="003A206A"/>
    <w:rsid w:val="003A245E"/>
    <w:rsid w:val="003A2721"/>
    <w:rsid w:val="003A2724"/>
    <w:rsid w:val="003A278A"/>
    <w:rsid w:val="003A2C69"/>
    <w:rsid w:val="003A2F6E"/>
    <w:rsid w:val="003A302B"/>
    <w:rsid w:val="003A3047"/>
    <w:rsid w:val="003A30A3"/>
    <w:rsid w:val="003A30C3"/>
    <w:rsid w:val="003A318B"/>
    <w:rsid w:val="003A388D"/>
    <w:rsid w:val="003A3895"/>
    <w:rsid w:val="003A3A5B"/>
    <w:rsid w:val="003A3B95"/>
    <w:rsid w:val="003A3DAB"/>
    <w:rsid w:val="003A3E8D"/>
    <w:rsid w:val="003A427B"/>
    <w:rsid w:val="003A4300"/>
    <w:rsid w:val="003A4615"/>
    <w:rsid w:val="003A46E5"/>
    <w:rsid w:val="003A4775"/>
    <w:rsid w:val="003A496B"/>
    <w:rsid w:val="003A499D"/>
    <w:rsid w:val="003A4B84"/>
    <w:rsid w:val="003A4CBF"/>
    <w:rsid w:val="003A4E1E"/>
    <w:rsid w:val="003A520C"/>
    <w:rsid w:val="003A59C2"/>
    <w:rsid w:val="003A5A47"/>
    <w:rsid w:val="003A5ABC"/>
    <w:rsid w:val="003A5D94"/>
    <w:rsid w:val="003A5E13"/>
    <w:rsid w:val="003A6122"/>
    <w:rsid w:val="003A63C5"/>
    <w:rsid w:val="003A6786"/>
    <w:rsid w:val="003A6AD4"/>
    <w:rsid w:val="003A6C50"/>
    <w:rsid w:val="003A6CC8"/>
    <w:rsid w:val="003A6CF7"/>
    <w:rsid w:val="003A6E53"/>
    <w:rsid w:val="003A6ED1"/>
    <w:rsid w:val="003A6F00"/>
    <w:rsid w:val="003A6F82"/>
    <w:rsid w:val="003A6FA0"/>
    <w:rsid w:val="003A6FE6"/>
    <w:rsid w:val="003A728C"/>
    <w:rsid w:val="003A7802"/>
    <w:rsid w:val="003A790B"/>
    <w:rsid w:val="003A7BE3"/>
    <w:rsid w:val="003A7C1E"/>
    <w:rsid w:val="003A7DB2"/>
    <w:rsid w:val="003B0088"/>
    <w:rsid w:val="003B01BB"/>
    <w:rsid w:val="003B02AE"/>
    <w:rsid w:val="003B05BF"/>
    <w:rsid w:val="003B0680"/>
    <w:rsid w:val="003B06CF"/>
    <w:rsid w:val="003B074C"/>
    <w:rsid w:val="003B0AEF"/>
    <w:rsid w:val="003B0B0D"/>
    <w:rsid w:val="003B0B72"/>
    <w:rsid w:val="003B0C24"/>
    <w:rsid w:val="003B10F6"/>
    <w:rsid w:val="003B11E2"/>
    <w:rsid w:val="003B1440"/>
    <w:rsid w:val="003B16E0"/>
    <w:rsid w:val="003B1972"/>
    <w:rsid w:val="003B1D19"/>
    <w:rsid w:val="003B1F54"/>
    <w:rsid w:val="003B20D5"/>
    <w:rsid w:val="003B23BF"/>
    <w:rsid w:val="003B2473"/>
    <w:rsid w:val="003B25FB"/>
    <w:rsid w:val="003B281A"/>
    <w:rsid w:val="003B281D"/>
    <w:rsid w:val="003B28C7"/>
    <w:rsid w:val="003B291D"/>
    <w:rsid w:val="003B29BC"/>
    <w:rsid w:val="003B2A14"/>
    <w:rsid w:val="003B2D27"/>
    <w:rsid w:val="003B2D9D"/>
    <w:rsid w:val="003B2FB9"/>
    <w:rsid w:val="003B3451"/>
    <w:rsid w:val="003B3801"/>
    <w:rsid w:val="003B382B"/>
    <w:rsid w:val="003B396F"/>
    <w:rsid w:val="003B3BED"/>
    <w:rsid w:val="003B3CD3"/>
    <w:rsid w:val="003B3D46"/>
    <w:rsid w:val="003B41C3"/>
    <w:rsid w:val="003B438F"/>
    <w:rsid w:val="003B463F"/>
    <w:rsid w:val="003B469E"/>
    <w:rsid w:val="003B46C3"/>
    <w:rsid w:val="003B47CB"/>
    <w:rsid w:val="003B49D2"/>
    <w:rsid w:val="003B4B58"/>
    <w:rsid w:val="003B4C3F"/>
    <w:rsid w:val="003B4C84"/>
    <w:rsid w:val="003B4CF8"/>
    <w:rsid w:val="003B4E8A"/>
    <w:rsid w:val="003B516F"/>
    <w:rsid w:val="003B5194"/>
    <w:rsid w:val="003B520E"/>
    <w:rsid w:val="003B533E"/>
    <w:rsid w:val="003B585F"/>
    <w:rsid w:val="003B59B3"/>
    <w:rsid w:val="003B5A72"/>
    <w:rsid w:val="003B5E3F"/>
    <w:rsid w:val="003B5E58"/>
    <w:rsid w:val="003B5F57"/>
    <w:rsid w:val="003B6184"/>
    <w:rsid w:val="003B6209"/>
    <w:rsid w:val="003B64A0"/>
    <w:rsid w:val="003B6E21"/>
    <w:rsid w:val="003B7147"/>
    <w:rsid w:val="003B746B"/>
    <w:rsid w:val="003B751E"/>
    <w:rsid w:val="003B763A"/>
    <w:rsid w:val="003B7A19"/>
    <w:rsid w:val="003B7E7D"/>
    <w:rsid w:val="003B7ED4"/>
    <w:rsid w:val="003B7F7F"/>
    <w:rsid w:val="003C0292"/>
    <w:rsid w:val="003C046C"/>
    <w:rsid w:val="003C0535"/>
    <w:rsid w:val="003C0635"/>
    <w:rsid w:val="003C0671"/>
    <w:rsid w:val="003C076D"/>
    <w:rsid w:val="003C0C51"/>
    <w:rsid w:val="003C1064"/>
    <w:rsid w:val="003C1143"/>
    <w:rsid w:val="003C115F"/>
    <w:rsid w:val="003C122B"/>
    <w:rsid w:val="003C16B7"/>
    <w:rsid w:val="003C1803"/>
    <w:rsid w:val="003C199D"/>
    <w:rsid w:val="003C1C00"/>
    <w:rsid w:val="003C1C43"/>
    <w:rsid w:val="003C20B8"/>
    <w:rsid w:val="003C2240"/>
    <w:rsid w:val="003C2247"/>
    <w:rsid w:val="003C2324"/>
    <w:rsid w:val="003C2569"/>
    <w:rsid w:val="003C25D7"/>
    <w:rsid w:val="003C2BCE"/>
    <w:rsid w:val="003C2D0A"/>
    <w:rsid w:val="003C2E6E"/>
    <w:rsid w:val="003C2EB1"/>
    <w:rsid w:val="003C2EDA"/>
    <w:rsid w:val="003C2F3E"/>
    <w:rsid w:val="003C2FA2"/>
    <w:rsid w:val="003C332E"/>
    <w:rsid w:val="003C3397"/>
    <w:rsid w:val="003C3399"/>
    <w:rsid w:val="003C3551"/>
    <w:rsid w:val="003C3731"/>
    <w:rsid w:val="003C3A5D"/>
    <w:rsid w:val="003C3BF2"/>
    <w:rsid w:val="003C3F0F"/>
    <w:rsid w:val="003C4143"/>
    <w:rsid w:val="003C41A3"/>
    <w:rsid w:val="003C41AC"/>
    <w:rsid w:val="003C47E0"/>
    <w:rsid w:val="003C4805"/>
    <w:rsid w:val="003C4B85"/>
    <w:rsid w:val="003C4E12"/>
    <w:rsid w:val="003C4EB0"/>
    <w:rsid w:val="003C5234"/>
    <w:rsid w:val="003C5463"/>
    <w:rsid w:val="003C5705"/>
    <w:rsid w:val="003C5A96"/>
    <w:rsid w:val="003C5B50"/>
    <w:rsid w:val="003C5C9F"/>
    <w:rsid w:val="003C5CDF"/>
    <w:rsid w:val="003C5DC6"/>
    <w:rsid w:val="003C61F0"/>
    <w:rsid w:val="003C6593"/>
    <w:rsid w:val="003C66DD"/>
    <w:rsid w:val="003C6938"/>
    <w:rsid w:val="003C6BC0"/>
    <w:rsid w:val="003C758B"/>
    <w:rsid w:val="003C7680"/>
    <w:rsid w:val="003C787E"/>
    <w:rsid w:val="003C7D27"/>
    <w:rsid w:val="003C7DDF"/>
    <w:rsid w:val="003D020E"/>
    <w:rsid w:val="003D021F"/>
    <w:rsid w:val="003D07A0"/>
    <w:rsid w:val="003D0CD4"/>
    <w:rsid w:val="003D0E7F"/>
    <w:rsid w:val="003D10A7"/>
    <w:rsid w:val="003D1191"/>
    <w:rsid w:val="003D1308"/>
    <w:rsid w:val="003D13E8"/>
    <w:rsid w:val="003D16C3"/>
    <w:rsid w:val="003D1750"/>
    <w:rsid w:val="003D1773"/>
    <w:rsid w:val="003D1A78"/>
    <w:rsid w:val="003D1C16"/>
    <w:rsid w:val="003D1D67"/>
    <w:rsid w:val="003D1DCE"/>
    <w:rsid w:val="003D1F1D"/>
    <w:rsid w:val="003D205E"/>
    <w:rsid w:val="003D209D"/>
    <w:rsid w:val="003D22B3"/>
    <w:rsid w:val="003D2321"/>
    <w:rsid w:val="003D24F0"/>
    <w:rsid w:val="003D26BE"/>
    <w:rsid w:val="003D28A8"/>
    <w:rsid w:val="003D28CF"/>
    <w:rsid w:val="003D3351"/>
    <w:rsid w:val="003D3357"/>
    <w:rsid w:val="003D3424"/>
    <w:rsid w:val="003D35FE"/>
    <w:rsid w:val="003D3886"/>
    <w:rsid w:val="003D3A83"/>
    <w:rsid w:val="003D3FD2"/>
    <w:rsid w:val="003D4004"/>
    <w:rsid w:val="003D4180"/>
    <w:rsid w:val="003D46B6"/>
    <w:rsid w:val="003D46FA"/>
    <w:rsid w:val="003D4722"/>
    <w:rsid w:val="003D4C3D"/>
    <w:rsid w:val="003D5287"/>
    <w:rsid w:val="003D53E0"/>
    <w:rsid w:val="003D5D8F"/>
    <w:rsid w:val="003D5E56"/>
    <w:rsid w:val="003D6060"/>
    <w:rsid w:val="003D6337"/>
    <w:rsid w:val="003D6847"/>
    <w:rsid w:val="003D6A0E"/>
    <w:rsid w:val="003D6E51"/>
    <w:rsid w:val="003D708F"/>
    <w:rsid w:val="003D71E2"/>
    <w:rsid w:val="003D734D"/>
    <w:rsid w:val="003D76B1"/>
    <w:rsid w:val="003D77C7"/>
    <w:rsid w:val="003D7982"/>
    <w:rsid w:val="003D7A95"/>
    <w:rsid w:val="003D7B1E"/>
    <w:rsid w:val="003D7C8D"/>
    <w:rsid w:val="003D7D63"/>
    <w:rsid w:val="003D7EDE"/>
    <w:rsid w:val="003D7F8E"/>
    <w:rsid w:val="003E0147"/>
    <w:rsid w:val="003E01BA"/>
    <w:rsid w:val="003E0837"/>
    <w:rsid w:val="003E0970"/>
    <w:rsid w:val="003E0B0A"/>
    <w:rsid w:val="003E0CCB"/>
    <w:rsid w:val="003E0E3B"/>
    <w:rsid w:val="003E0F37"/>
    <w:rsid w:val="003E1315"/>
    <w:rsid w:val="003E145D"/>
    <w:rsid w:val="003E1821"/>
    <w:rsid w:val="003E19F3"/>
    <w:rsid w:val="003E1A08"/>
    <w:rsid w:val="003E1AF5"/>
    <w:rsid w:val="003E1B62"/>
    <w:rsid w:val="003E1E58"/>
    <w:rsid w:val="003E1EC2"/>
    <w:rsid w:val="003E1ECC"/>
    <w:rsid w:val="003E2053"/>
    <w:rsid w:val="003E21B6"/>
    <w:rsid w:val="003E227B"/>
    <w:rsid w:val="003E22A0"/>
    <w:rsid w:val="003E25BB"/>
    <w:rsid w:val="003E26E6"/>
    <w:rsid w:val="003E2C45"/>
    <w:rsid w:val="003E2E4F"/>
    <w:rsid w:val="003E2F28"/>
    <w:rsid w:val="003E303A"/>
    <w:rsid w:val="003E30D6"/>
    <w:rsid w:val="003E3288"/>
    <w:rsid w:val="003E3474"/>
    <w:rsid w:val="003E347E"/>
    <w:rsid w:val="003E3942"/>
    <w:rsid w:val="003E3E65"/>
    <w:rsid w:val="003E40DD"/>
    <w:rsid w:val="003E4434"/>
    <w:rsid w:val="003E4546"/>
    <w:rsid w:val="003E4579"/>
    <w:rsid w:val="003E45D4"/>
    <w:rsid w:val="003E485C"/>
    <w:rsid w:val="003E498F"/>
    <w:rsid w:val="003E49CE"/>
    <w:rsid w:val="003E4A21"/>
    <w:rsid w:val="003E4A5E"/>
    <w:rsid w:val="003E4CB4"/>
    <w:rsid w:val="003E4CB5"/>
    <w:rsid w:val="003E4F80"/>
    <w:rsid w:val="003E52C4"/>
    <w:rsid w:val="003E57F0"/>
    <w:rsid w:val="003E588E"/>
    <w:rsid w:val="003E58B9"/>
    <w:rsid w:val="003E5AB4"/>
    <w:rsid w:val="003E5BD7"/>
    <w:rsid w:val="003E5C75"/>
    <w:rsid w:val="003E5D61"/>
    <w:rsid w:val="003E5DC6"/>
    <w:rsid w:val="003E60C3"/>
    <w:rsid w:val="003E6384"/>
    <w:rsid w:val="003E6647"/>
    <w:rsid w:val="003E66B0"/>
    <w:rsid w:val="003E67C5"/>
    <w:rsid w:val="003E6988"/>
    <w:rsid w:val="003E6A83"/>
    <w:rsid w:val="003E6E99"/>
    <w:rsid w:val="003E6EBC"/>
    <w:rsid w:val="003E706F"/>
    <w:rsid w:val="003E70C5"/>
    <w:rsid w:val="003E70C7"/>
    <w:rsid w:val="003E724E"/>
    <w:rsid w:val="003E7532"/>
    <w:rsid w:val="003E7742"/>
    <w:rsid w:val="003E7757"/>
    <w:rsid w:val="003E79BD"/>
    <w:rsid w:val="003E7AEE"/>
    <w:rsid w:val="003E7BD3"/>
    <w:rsid w:val="003E7C35"/>
    <w:rsid w:val="003E7D2B"/>
    <w:rsid w:val="003E7E01"/>
    <w:rsid w:val="003F0049"/>
    <w:rsid w:val="003F0057"/>
    <w:rsid w:val="003F0087"/>
    <w:rsid w:val="003F0187"/>
    <w:rsid w:val="003F044D"/>
    <w:rsid w:val="003F072A"/>
    <w:rsid w:val="003F078B"/>
    <w:rsid w:val="003F0A35"/>
    <w:rsid w:val="003F0C3F"/>
    <w:rsid w:val="003F117E"/>
    <w:rsid w:val="003F1283"/>
    <w:rsid w:val="003F169C"/>
    <w:rsid w:val="003F17B3"/>
    <w:rsid w:val="003F18AD"/>
    <w:rsid w:val="003F1C06"/>
    <w:rsid w:val="003F1ED5"/>
    <w:rsid w:val="003F205E"/>
    <w:rsid w:val="003F21BB"/>
    <w:rsid w:val="003F2504"/>
    <w:rsid w:val="003F258A"/>
    <w:rsid w:val="003F27A5"/>
    <w:rsid w:val="003F2821"/>
    <w:rsid w:val="003F2978"/>
    <w:rsid w:val="003F2D2F"/>
    <w:rsid w:val="003F2F6C"/>
    <w:rsid w:val="003F3745"/>
    <w:rsid w:val="003F3A8C"/>
    <w:rsid w:val="003F3FD1"/>
    <w:rsid w:val="003F4012"/>
    <w:rsid w:val="003F4191"/>
    <w:rsid w:val="003F4547"/>
    <w:rsid w:val="003F484F"/>
    <w:rsid w:val="003F4883"/>
    <w:rsid w:val="003F49CA"/>
    <w:rsid w:val="003F4BB6"/>
    <w:rsid w:val="003F4D10"/>
    <w:rsid w:val="003F4D16"/>
    <w:rsid w:val="003F50A1"/>
    <w:rsid w:val="003F50E4"/>
    <w:rsid w:val="003F50F6"/>
    <w:rsid w:val="003F52FE"/>
    <w:rsid w:val="003F54DE"/>
    <w:rsid w:val="003F562C"/>
    <w:rsid w:val="003F5699"/>
    <w:rsid w:val="003F5750"/>
    <w:rsid w:val="003F587B"/>
    <w:rsid w:val="003F5ADA"/>
    <w:rsid w:val="003F5AE6"/>
    <w:rsid w:val="003F5C78"/>
    <w:rsid w:val="003F5E15"/>
    <w:rsid w:val="003F62B6"/>
    <w:rsid w:val="003F6376"/>
    <w:rsid w:val="003F6449"/>
    <w:rsid w:val="003F6494"/>
    <w:rsid w:val="003F65F4"/>
    <w:rsid w:val="003F6602"/>
    <w:rsid w:val="003F66E1"/>
    <w:rsid w:val="003F6799"/>
    <w:rsid w:val="003F67BB"/>
    <w:rsid w:val="003F68A9"/>
    <w:rsid w:val="003F6BA4"/>
    <w:rsid w:val="003F6C9C"/>
    <w:rsid w:val="003F6D22"/>
    <w:rsid w:val="003F6E5A"/>
    <w:rsid w:val="003F6FCA"/>
    <w:rsid w:val="003F70DD"/>
    <w:rsid w:val="003F71D7"/>
    <w:rsid w:val="003F7714"/>
    <w:rsid w:val="003F77EC"/>
    <w:rsid w:val="003F78FF"/>
    <w:rsid w:val="003F7C61"/>
    <w:rsid w:val="003F7CC2"/>
    <w:rsid w:val="003F7E2B"/>
    <w:rsid w:val="00400365"/>
    <w:rsid w:val="004004EA"/>
    <w:rsid w:val="0040062F"/>
    <w:rsid w:val="004007D8"/>
    <w:rsid w:val="00400A72"/>
    <w:rsid w:val="00400D51"/>
    <w:rsid w:val="00400F5E"/>
    <w:rsid w:val="00401089"/>
    <w:rsid w:val="004010A2"/>
    <w:rsid w:val="0040152D"/>
    <w:rsid w:val="00401939"/>
    <w:rsid w:val="00401FC1"/>
    <w:rsid w:val="004020CD"/>
    <w:rsid w:val="00402318"/>
    <w:rsid w:val="00402369"/>
    <w:rsid w:val="004023E8"/>
    <w:rsid w:val="004023E9"/>
    <w:rsid w:val="004028CE"/>
    <w:rsid w:val="004028DD"/>
    <w:rsid w:val="00402C9D"/>
    <w:rsid w:val="00403171"/>
    <w:rsid w:val="004032BA"/>
    <w:rsid w:val="004038C3"/>
    <w:rsid w:val="00403B34"/>
    <w:rsid w:val="00403BDB"/>
    <w:rsid w:val="00403C0D"/>
    <w:rsid w:val="00403D8B"/>
    <w:rsid w:val="00403D97"/>
    <w:rsid w:val="00403DAE"/>
    <w:rsid w:val="00403EFE"/>
    <w:rsid w:val="00404271"/>
    <w:rsid w:val="00404478"/>
    <w:rsid w:val="004045CF"/>
    <w:rsid w:val="00404929"/>
    <w:rsid w:val="00404D50"/>
    <w:rsid w:val="00405062"/>
    <w:rsid w:val="004050E5"/>
    <w:rsid w:val="00405305"/>
    <w:rsid w:val="004055B0"/>
    <w:rsid w:val="00405A8B"/>
    <w:rsid w:val="00405B86"/>
    <w:rsid w:val="00406021"/>
    <w:rsid w:val="00406482"/>
    <w:rsid w:val="00406676"/>
    <w:rsid w:val="0040673B"/>
    <w:rsid w:val="004067AF"/>
    <w:rsid w:val="00406851"/>
    <w:rsid w:val="0040695A"/>
    <w:rsid w:val="00406B9D"/>
    <w:rsid w:val="00406E71"/>
    <w:rsid w:val="00406F07"/>
    <w:rsid w:val="00406F0C"/>
    <w:rsid w:val="00406F36"/>
    <w:rsid w:val="00406FAB"/>
    <w:rsid w:val="004070AD"/>
    <w:rsid w:val="004070C2"/>
    <w:rsid w:val="0040722B"/>
    <w:rsid w:val="004073EC"/>
    <w:rsid w:val="0040768E"/>
    <w:rsid w:val="00407804"/>
    <w:rsid w:val="004078AE"/>
    <w:rsid w:val="00407A33"/>
    <w:rsid w:val="00407AA6"/>
    <w:rsid w:val="0041013C"/>
    <w:rsid w:val="0041049C"/>
    <w:rsid w:val="00410A57"/>
    <w:rsid w:val="00410C08"/>
    <w:rsid w:val="00410FE7"/>
    <w:rsid w:val="0041107F"/>
    <w:rsid w:val="00411298"/>
    <w:rsid w:val="0041149A"/>
    <w:rsid w:val="0041156E"/>
    <w:rsid w:val="0041171C"/>
    <w:rsid w:val="00411986"/>
    <w:rsid w:val="00411A1D"/>
    <w:rsid w:val="00411A56"/>
    <w:rsid w:val="00411DBA"/>
    <w:rsid w:val="00411F52"/>
    <w:rsid w:val="00412041"/>
    <w:rsid w:val="0041234E"/>
    <w:rsid w:val="0041250B"/>
    <w:rsid w:val="004125F4"/>
    <w:rsid w:val="00412635"/>
    <w:rsid w:val="0041266C"/>
    <w:rsid w:val="00412A0B"/>
    <w:rsid w:val="00412A71"/>
    <w:rsid w:val="00412D87"/>
    <w:rsid w:val="00412FEA"/>
    <w:rsid w:val="004134D0"/>
    <w:rsid w:val="00413721"/>
    <w:rsid w:val="004137C5"/>
    <w:rsid w:val="004138E0"/>
    <w:rsid w:val="00413969"/>
    <w:rsid w:val="0041396B"/>
    <w:rsid w:val="0041398F"/>
    <w:rsid w:val="00413ADE"/>
    <w:rsid w:val="00413D61"/>
    <w:rsid w:val="00413D7D"/>
    <w:rsid w:val="00414048"/>
    <w:rsid w:val="0041444D"/>
    <w:rsid w:val="00414631"/>
    <w:rsid w:val="004147B3"/>
    <w:rsid w:val="004147E0"/>
    <w:rsid w:val="00414BBF"/>
    <w:rsid w:val="00414D9A"/>
    <w:rsid w:val="004156BA"/>
    <w:rsid w:val="00415A68"/>
    <w:rsid w:val="00415E05"/>
    <w:rsid w:val="00415EBD"/>
    <w:rsid w:val="004160A6"/>
    <w:rsid w:val="00416169"/>
    <w:rsid w:val="004161BF"/>
    <w:rsid w:val="00416950"/>
    <w:rsid w:val="00416A5A"/>
    <w:rsid w:val="00416AA2"/>
    <w:rsid w:val="00416C48"/>
    <w:rsid w:val="00416CEF"/>
    <w:rsid w:val="00416D14"/>
    <w:rsid w:val="00416DEF"/>
    <w:rsid w:val="00416F51"/>
    <w:rsid w:val="00417232"/>
    <w:rsid w:val="00417393"/>
    <w:rsid w:val="004173BD"/>
    <w:rsid w:val="0041764C"/>
    <w:rsid w:val="004176AD"/>
    <w:rsid w:val="00417714"/>
    <w:rsid w:val="00417A3C"/>
    <w:rsid w:val="00417AA0"/>
    <w:rsid w:val="00417B4A"/>
    <w:rsid w:val="00417B95"/>
    <w:rsid w:val="00417BC8"/>
    <w:rsid w:val="00417EE7"/>
    <w:rsid w:val="00417FE2"/>
    <w:rsid w:val="00420072"/>
    <w:rsid w:val="004200A8"/>
    <w:rsid w:val="00420149"/>
    <w:rsid w:val="004206B2"/>
    <w:rsid w:val="004208C9"/>
    <w:rsid w:val="004208DF"/>
    <w:rsid w:val="00420945"/>
    <w:rsid w:val="00420B5B"/>
    <w:rsid w:val="00420ED5"/>
    <w:rsid w:val="004211A0"/>
    <w:rsid w:val="004211FA"/>
    <w:rsid w:val="0042122D"/>
    <w:rsid w:val="0042125B"/>
    <w:rsid w:val="004212E4"/>
    <w:rsid w:val="00421631"/>
    <w:rsid w:val="00421665"/>
    <w:rsid w:val="00421854"/>
    <w:rsid w:val="004221B7"/>
    <w:rsid w:val="00422250"/>
    <w:rsid w:val="00422427"/>
    <w:rsid w:val="00422446"/>
    <w:rsid w:val="0042252B"/>
    <w:rsid w:val="00422662"/>
    <w:rsid w:val="004227AD"/>
    <w:rsid w:val="004227CF"/>
    <w:rsid w:val="004229A6"/>
    <w:rsid w:val="00422E21"/>
    <w:rsid w:val="00422E68"/>
    <w:rsid w:val="004239E8"/>
    <w:rsid w:val="00423CFC"/>
    <w:rsid w:val="004245A2"/>
    <w:rsid w:val="0042474D"/>
    <w:rsid w:val="0042476C"/>
    <w:rsid w:val="004247E5"/>
    <w:rsid w:val="00424BAD"/>
    <w:rsid w:val="00424D3F"/>
    <w:rsid w:val="0042524B"/>
    <w:rsid w:val="00425618"/>
    <w:rsid w:val="0042582A"/>
    <w:rsid w:val="004258D9"/>
    <w:rsid w:val="00425B4D"/>
    <w:rsid w:val="00425D81"/>
    <w:rsid w:val="00425D8C"/>
    <w:rsid w:val="004260AC"/>
    <w:rsid w:val="004261C6"/>
    <w:rsid w:val="004267EF"/>
    <w:rsid w:val="00426A7C"/>
    <w:rsid w:val="00426C50"/>
    <w:rsid w:val="00426CF7"/>
    <w:rsid w:val="00426F7C"/>
    <w:rsid w:val="00426F7E"/>
    <w:rsid w:val="0042726C"/>
    <w:rsid w:val="0042727C"/>
    <w:rsid w:val="00427A61"/>
    <w:rsid w:val="00427FFC"/>
    <w:rsid w:val="00430576"/>
    <w:rsid w:val="004308B2"/>
    <w:rsid w:val="004308E0"/>
    <w:rsid w:val="00430A02"/>
    <w:rsid w:val="00430A9A"/>
    <w:rsid w:val="00430CE7"/>
    <w:rsid w:val="00430D56"/>
    <w:rsid w:val="00430EE6"/>
    <w:rsid w:val="00431073"/>
    <w:rsid w:val="004310CB"/>
    <w:rsid w:val="00431133"/>
    <w:rsid w:val="00431177"/>
    <w:rsid w:val="004311A5"/>
    <w:rsid w:val="004318BD"/>
    <w:rsid w:val="0043191F"/>
    <w:rsid w:val="00431B5C"/>
    <w:rsid w:val="00432164"/>
    <w:rsid w:val="00432185"/>
    <w:rsid w:val="0043239C"/>
    <w:rsid w:val="00432454"/>
    <w:rsid w:val="00432572"/>
    <w:rsid w:val="00432675"/>
    <w:rsid w:val="004327E7"/>
    <w:rsid w:val="00432851"/>
    <w:rsid w:val="00432955"/>
    <w:rsid w:val="00432EAA"/>
    <w:rsid w:val="00432F0A"/>
    <w:rsid w:val="004330B3"/>
    <w:rsid w:val="004330F8"/>
    <w:rsid w:val="0043313A"/>
    <w:rsid w:val="004332FB"/>
    <w:rsid w:val="004334DE"/>
    <w:rsid w:val="00433618"/>
    <w:rsid w:val="004336D5"/>
    <w:rsid w:val="00433757"/>
    <w:rsid w:val="00433767"/>
    <w:rsid w:val="004337FE"/>
    <w:rsid w:val="00433C55"/>
    <w:rsid w:val="00433E4A"/>
    <w:rsid w:val="0043408B"/>
    <w:rsid w:val="00434522"/>
    <w:rsid w:val="0043453D"/>
    <w:rsid w:val="0043464F"/>
    <w:rsid w:val="004346D3"/>
    <w:rsid w:val="00434A9A"/>
    <w:rsid w:val="00434D6C"/>
    <w:rsid w:val="00434D75"/>
    <w:rsid w:val="00434E80"/>
    <w:rsid w:val="00435209"/>
    <w:rsid w:val="0043566F"/>
    <w:rsid w:val="0043585B"/>
    <w:rsid w:val="00435CA8"/>
    <w:rsid w:val="00435D05"/>
    <w:rsid w:val="0043616B"/>
    <w:rsid w:val="00436659"/>
    <w:rsid w:val="0043677C"/>
    <w:rsid w:val="004367FE"/>
    <w:rsid w:val="00436DFA"/>
    <w:rsid w:val="00436FA1"/>
    <w:rsid w:val="004372BD"/>
    <w:rsid w:val="004373EE"/>
    <w:rsid w:val="00437528"/>
    <w:rsid w:val="0043757F"/>
    <w:rsid w:val="004376C5"/>
    <w:rsid w:val="004377C6"/>
    <w:rsid w:val="00437A8D"/>
    <w:rsid w:val="00437CF4"/>
    <w:rsid w:val="00437EE2"/>
    <w:rsid w:val="00437FCE"/>
    <w:rsid w:val="004402ED"/>
    <w:rsid w:val="00440306"/>
    <w:rsid w:val="0044039D"/>
    <w:rsid w:val="00440720"/>
    <w:rsid w:val="00440CC9"/>
    <w:rsid w:val="00440F73"/>
    <w:rsid w:val="004410D2"/>
    <w:rsid w:val="00441112"/>
    <w:rsid w:val="004412E2"/>
    <w:rsid w:val="00441659"/>
    <w:rsid w:val="00441BF7"/>
    <w:rsid w:val="00441CB5"/>
    <w:rsid w:val="00441FDA"/>
    <w:rsid w:val="0044220F"/>
    <w:rsid w:val="0044243E"/>
    <w:rsid w:val="0044243F"/>
    <w:rsid w:val="0044264D"/>
    <w:rsid w:val="0044272D"/>
    <w:rsid w:val="004427DE"/>
    <w:rsid w:val="00442B6F"/>
    <w:rsid w:val="00442CB2"/>
    <w:rsid w:val="00442CD8"/>
    <w:rsid w:val="00443283"/>
    <w:rsid w:val="00443582"/>
    <w:rsid w:val="00443700"/>
    <w:rsid w:val="0044383F"/>
    <w:rsid w:val="00443B65"/>
    <w:rsid w:val="00443EE1"/>
    <w:rsid w:val="00443F4A"/>
    <w:rsid w:val="004440E0"/>
    <w:rsid w:val="0044437E"/>
    <w:rsid w:val="0044476A"/>
    <w:rsid w:val="0044496F"/>
    <w:rsid w:val="00444B84"/>
    <w:rsid w:val="00444DAC"/>
    <w:rsid w:val="00444E10"/>
    <w:rsid w:val="0044516C"/>
    <w:rsid w:val="0044520F"/>
    <w:rsid w:val="00445240"/>
    <w:rsid w:val="00445331"/>
    <w:rsid w:val="00445352"/>
    <w:rsid w:val="00445401"/>
    <w:rsid w:val="0044547E"/>
    <w:rsid w:val="0044559F"/>
    <w:rsid w:val="004455DF"/>
    <w:rsid w:val="004457CC"/>
    <w:rsid w:val="00446030"/>
    <w:rsid w:val="0044611C"/>
    <w:rsid w:val="00446449"/>
    <w:rsid w:val="00446807"/>
    <w:rsid w:val="00446D18"/>
    <w:rsid w:val="004473FA"/>
    <w:rsid w:val="00447443"/>
    <w:rsid w:val="00447448"/>
    <w:rsid w:val="00447461"/>
    <w:rsid w:val="00447613"/>
    <w:rsid w:val="004479EF"/>
    <w:rsid w:val="00447B9E"/>
    <w:rsid w:val="00447CE3"/>
    <w:rsid w:val="00447E29"/>
    <w:rsid w:val="00450060"/>
    <w:rsid w:val="0045022F"/>
    <w:rsid w:val="00450266"/>
    <w:rsid w:val="00450408"/>
    <w:rsid w:val="00450980"/>
    <w:rsid w:val="00450CE4"/>
    <w:rsid w:val="00450F9A"/>
    <w:rsid w:val="0045122E"/>
    <w:rsid w:val="0045199C"/>
    <w:rsid w:val="00451A56"/>
    <w:rsid w:val="00451D4E"/>
    <w:rsid w:val="00451EA7"/>
    <w:rsid w:val="004521D9"/>
    <w:rsid w:val="004521DA"/>
    <w:rsid w:val="004528A4"/>
    <w:rsid w:val="004529AE"/>
    <w:rsid w:val="00452ACA"/>
    <w:rsid w:val="00452B3C"/>
    <w:rsid w:val="00452BC3"/>
    <w:rsid w:val="00452DB8"/>
    <w:rsid w:val="00452F06"/>
    <w:rsid w:val="00453068"/>
    <w:rsid w:val="004533F3"/>
    <w:rsid w:val="004534F8"/>
    <w:rsid w:val="00453877"/>
    <w:rsid w:val="004539F3"/>
    <w:rsid w:val="00453A62"/>
    <w:rsid w:val="00453B7D"/>
    <w:rsid w:val="00453CF3"/>
    <w:rsid w:val="00453D34"/>
    <w:rsid w:val="00453E30"/>
    <w:rsid w:val="00453F5C"/>
    <w:rsid w:val="00454018"/>
    <w:rsid w:val="00454472"/>
    <w:rsid w:val="0045481B"/>
    <w:rsid w:val="00454872"/>
    <w:rsid w:val="00454AE2"/>
    <w:rsid w:val="00454D13"/>
    <w:rsid w:val="00454F97"/>
    <w:rsid w:val="00455461"/>
    <w:rsid w:val="004555D3"/>
    <w:rsid w:val="00455792"/>
    <w:rsid w:val="004558D5"/>
    <w:rsid w:val="00455A6D"/>
    <w:rsid w:val="00455ADE"/>
    <w:rsid w:val="00455BB1"/>
    <w:rsid w:val="00455DEC"/>
    <w:rsid w:val="00456074"/>
    <w:rsid w:val="00456247"/>
    <w:rsid w:val="004562DF"/>
    <w:rsid w:val="00456450"/>
    <w:rsid w:val="00456549"/>
    <w:rsid w:val="0045689A"/>
    <w:rsid w:val="00456D1D"/>
    <w:rsid w:val="00456F4B"/>
    <w:rsid w:val="00456FB9"/>
    <w:rsid w:val="00457106"/>
    <w:rsid w:val="004573E7"/>
    <w:rsid w:val="0045756C"/>
    <w:rsid w:val="00457648"/>
    <w:rsid w:val="0045774F"/>
    <w:rsid w:val="00457B19"/>
    <w:rsid w:val="00457C31"/>
    <w:rsid w:val="00457E31"/>
    <w:rsid w:val="0046000B"/>
    <w:rsid w:val="00460322"/>
    <w:rsid w:val="00460590"/>
    <w:rsid w:val="004606E3"/>
    <w:rsid w:val="004607C1"/>
    <w:rsid w:val="00460846"/>
    <w:rsid w:val="00460A88"/>
    <w:rsid w:val="00461013"/>
    <w:rsid w:val="00461861"/>
    <w:rsid w:val="00461929"/>
    <w:rsid w:val="00461A30"/>
    <w:rsid w:val="00461B2C"/>
    <w:rsid w:val="00461B9B"/>
    <w:rsid w:val="00461DDC"/>
    <w:rsid w:val="00461E37"/>
    <w:rsid w:val="00461E8D"/>
    <w:rsid w:val="00461EAD"/>
    <w:rsid w:val="00461FBF"/>
    <w:rsid w:val="00461FF8"/>
    <w:rsid w:val="00462156"/>
    <w:rsid w:val="0046217D"/>
    <w:rsid w:val="00462214"/>
    <w:rsid w:val="0046240F"/>
    <w:rsid w:val="00462A68"/>
    <w:rsid w:val="00462AEE"/>
    <w:rsid w:val="00462B2F"/>
    <w:rsid w:val="00462BB9"/>
    <w:rsid w:val="0046311D"/>
    <w:rsid w:val="004631AD"/>
    <w:rsid w:val="0046320A"/>
    <w:rsid w:val="0046320C"/>
    <w:rsid w:val="004632AC"/>
    <w:rsid w:val="0046332F"/>
    <w:rsid w:val="0046335A"/>
    <w:rsid w:val="00463418"/>
    <w:rsid w:val="0046342E"/>
    <w:rsid w:val="00463460"/>
    <w:rsid w:val="004634E5"/>
    <w:rsid w:val="004635FA"/>
    <w:rsid w:val="00463615"/>
    <w:rsid w:val="00463ABF"/>
    <w:rsid w:val="00463C9A"/>
    <w:rsid w:val="00463F66"/>
    <w:rsid w:val="004643DB"/>
    <w:rsid w:val="004646A7"/>
    <w:rsid w:val="00464707"/>
    <w:rsid w:val="00464C02"/>
    <w:rsid w:val="00464DEB"/>
    <w:rsid w:val="004650DA"/>
    <w:rsid w:val="0046520E"/>
    <w:rsid w:val="0046565D"/>
    <w:rsid w:val="00465A2D"/>
    <w:rsid w:val="00465B63"/>
    <w:rsid w:val="00465B83"/>
    <w:rsid w:val="0046601D"/>
    <w:rsid w:val="00466027"/>
    <w:rsid w:val="00466276"/>
    <w:rsid w:val="00466761"/>
    <w:rsid w:val="004668D5"/>
    <w:rsid w:val="004668E0"/>
    <w:rsid w:val="00466943"/>
    <w:rsid w:val="00466DDE"/>
    <w:rsid w:val="00466E91"/>
    <w:rsid w:val="00467005"/>
    <w:rsid w:val="004671D1"/>
    <w:rsid w:val="004674AD"/>
    <w:rsid w:val="004677CE"/>
    <w:rsid w:val="00467C06"/>
    <w:rsid w:val="00467CE5"/>
    <w:rsid w:val="004700B3"/>
    <w:rsid w:val="00470155"/>
    <w:rsid w:val="00470214"/>
    <w:rsid w:val="0047024A"/>
    <w:rsid w:val="00470279"/>
    <w:rsid w:val="0047039C"/>
    <w:rsid w:val="004709BF"/>
    <w:rsid w:val="004709F1"/>
    <w:rsid w:val="00470DB7"/>
    <w:rsid w:val="0047106B"/>
    <w:rsid w:val="00471254"/>
    <w:rsid w:val="004714AA"/>
    <w:rsid w:val="004714CF"/>
    <w:rsid w:val="0047150F"/>
    <w:rsid w:val="004715C6"/>
    <w:rsid w:val="0047175A"/>
    <w:rsid w:val="0047197B"/>
    <w:rsid w:val="0047197E"/>
    <w:rsid w:val="00471AF7"/>
    <w:rsid w:val="00471C4C"/>
    <w:rsid w:val="00471D52"/>
    <w:rsid w:val="00471F02"/>
    <w:rsid w:val="00472029"/>
    <w:rsid w:val="00472139"/>
    <w:rsid w:val="00472471"/>
    <w:rsid w:val="0047282E"/>
    <w:rsid w:val="00472B4E"/>
    <w:rsid w:val="00472CB2"/>
    <w:rsid w:val="00472EB7"/>
    <w:rsid w:val="00472F4F"/>
    <w:rsid w:val="00473035"/>
    <w:rsid w:val="00473148"/>
    <w:rsid w:val="0047332C"/>
    <w:rsid w:val="0047337B"/>
    <w:rsid w:val="0047366E"/>
    <w:rsid w:val="00473732"/>
    <w:rsid w:val="004739FF"/>
    <w:rsid w:val="00473AA7"/>
    <w:rsid w:val="00473D80"/>
    <w:rsid w:val="00473DD9"/>
    <w:rsid w:val="00473E1C"/>
    <w:rsid w:val="00474447"/>
    <w:rsid w:val="00474736"/>
    <w:rsid w:val="00474A82"/>
    <w:rsid w:val="00474CDC"/>
    <w:rsid w:val="00474DEF"/>
    <w:rsid w:val="00474F03"/>
    <w:rsid w:val="00475185"/>
    <w:rsid w:val="00475572"/>
    <w:rsid w:val="004757A2"/>
    <w:rsid w:val="004758D2"/>
    <w:rsid w:val="00475B8A"/>
    <w:rsid w:val="00475F5D"/>
    <w:rsid w:val="0047606B"/>
    <w:rsid w:val="004760AC"/>
    <w:rsid w:val="00476142"/>
    <w:rsid w:val="00476532"/>
    <w:rsid w:val="00476539"/>
    <w:rsid w:val="004767BE"/>
    <w:rsid w:val="004767E3"/>
    <w:rsid w:val="0047686D"/>
    <w:rsid w:val="00476A91"/>
    <w:rsid w:val="0047705B"/>
    <w:rsid w:val="004772E1"/>
    <w:rsid w:val="004773B2"/>
    <w:rsid w:val="00477466"/>
    <w:rsid w:val="0047750B"/>
    <w:rsid w:val="00477B64"/>
    <w:rsid w:val="00480335"/>
    <w:rsid w:val="00480471"/>
    <w:rsid w:val="0048071E"/>
    <w:rsid w:val="004808CF"/>
    <w:rsid w:val="00480B75"/>
    <w:rsid w:val="00480FDB"/>
    <w:rsid w:val="00480FDC"/>
    <w:rsid w:val="00481468"/>
    <w:rsid w:val="004818FE"/>
    <w:rsid w:val="00481995"/>
    <w:rsid w:val="00481B7D"/>
    <w:rsid w:val="00481B81"/>
    <w:rsid w:val="00481B90"/>
    <w:rsid w:val="00482011"/>
    <w:rsid w:val="004820EA"/>
    <w:rsid w:val="004821DD"/>
    <w:rsid w:val="00482262"/>
    <w:rsid w:val="004824A6"/>
    <w:rsid w:val="0048277A"/>
    <w:rsid w:val="00482B73"/>
    <w:rsid w:val="00482BE2"/>
    <w:rsid w:val="00482DF8"/>
    <w:rsid w:val="00482EE1"/>
    <w:rsid w:val="00482EE8"/>
    <w:rsid w:val="00482FC3"/>
    <w:rsid w:val="0048306F"/>
    <w:rsid w:val="004830B4"/>
    <w:rsid w:val="004830C4"/>
    <w:rsid w:val="004830D5"/>
    <w:rsid w:val="004831E0"/>
    <w:rsid w:val="0048320B"/>
    <w:rsid w:val="0048349E"/>
    <w:rsid w:val="00483519"/>
    <w:rsid w:val="004838FC"/>
    <w:rsid w:val="004839CB"/>
    <w:rsid w:val="00483D56"/>
    <w:rsid w:val="00483DDD"/>
    <w:rsid w:val="0048415C"/>
    <w:rsid w:val="00484220"/>
    <w:rsid w:val="004842D3"/>
    <w:rsid w:val="004845B3"/>
    <w:rsid w:val="004846BE"/>
    <w:rsid w:val="00484A51"/>
    <w:rsid w:val="00485055"/>
    <w:rsid w:val="00485312"/>
    <w:rsid w:val="00485400"/>
    <w:rsid w:val="00485452"/>
    <w:rsid w:val="00485481"/>
    <w:rsid w:val="004854B9"/>
    <w:rsid w:val="00485526"/>
    <w:rsid w:val="004859CD"/>
    <w:rsid w:val="00485A49"/>
    <w:rsid w:val="00485C49"/>
    <w:rsid w:val="00485CE8"/>
    <w:rsid w:val="00485EB2"/>
    <w:rsid w:val="0048605D"/>
    <w:rsid w:val="0048607D"/>
    <w:rsid w:val="00486187"/>
    <w:rsid w:val="004861CD"/>
    <w:rsid w:val="00486739"/>
    <w:rsid w:val="00486863"/>
    <w:rsid w:val="00486AF6"/>
    <w:rsid w:val="00486B80"/>
    <w:rsid w:val="00486BF1"/>
    <w:rsid w:val="00486CC1"/>
    <w:rsid w:val="00486D00"/>
    <w:rsid w:val="004874AF"/>
    <w:rsid w:val="004875BB"/>
    <w:rsid w:val="004875F0"/>
    <w:rsid w:val="00487D0B"/>
    <w:rsid w:val="00487DDE"/>
    <w:rsid w:val="0049008C"/>
    <w:rsid w:val="004900A2"/>
    <w:rsid w:val="00490327"/>
    <w:rsid w:val="004903F6"/>
    <w:rsid w:val="0049048B"/>
    <w:rsid w:val="00490774"/>
    <w:rsid w:val="004908DB"/>
    <w:rsid w:val="004909C5"/>
    <w:rsid w:val="00490A2E"/>
    <w:rsid w:val="00490AC8"/>
    <w:rsid w:val="00490B43"/>
    <w:rsid w:val="00490CBB"/>
    <w:rsid w:val="00490DF6"/>
    <w:rsid w:val="00491151"/>
    <w:rsid w:val="00491172"/>
    <w:rsid w:val="004912F3"/>
    <w:rsid w:val="0049153D"/>
    <w:rsid w:val="0049155D"/>
    <w:rsid w:val="00491A57"/>
    <w:rsid w:val="00491A6B"/>
    <w:rsid w:val="00491B4A"/>
    <w:rsid w:val="00491D9D"/>
    <w:rsid w:val="00492251"/>
    <w:rsid w:val="004924C1"/>
    <w:rsid w:val="004925DF"/>
    <w:rsid w:val="004927FF"/>
    <w:rsid w:val="004928D6"/>
    <w:rsid w:val="004929EF"/>
    <w:rsid w:val="00492B84"/>
    <w:rsid w:val="00492D07"/>
    <w:rsid w:val="00492E8A"/>
    <w:rsid w:val="00492FD8"/>
    <w:rsid w:val="00493050"/>
    <w:rsid w:val="004933ED"/>
    <w:rsid w:val="0049384D"/>
    <w:rsid w:val="004938E5"/>
    <w:rsid w:val="00493942"/>
    <w:rsid w:val="0049395C"/>
    <w:rsid w:val="00493AE1"/>
    <w:rsid w:val="00493EFB"/>
    <w:rsid w:val="00493FCF"/>
    <w:rsid w:val="00494098"/>
    <w:rsid w:val="0049420F"/>
    <w:rsid w:val="00494241"/>
    <w:rsid w:val="004945EC"/>
    <w:rsid w:val="00494920"/>
    <w:rsid w:val="00494CD1"/>
    <w:rsid w:val="0049582F"/>
    <w:rsid w:val="004958F0"/>
    <w:rsid w:val="00496307"/>
    <w:rsid w:val="00496379"/>
    <w:rsid w:val="004963C5"/>
    <w:rsid w:val="004964CD"/>
    <w:rsid w:val="00496539"/>
    <w:rsid w:val="00496591"/>
    <w:rsid w:val="0049691B"/>
    <w:rsid w:val="0049699A"/>
    <w:rsid w:val="00496A41"/>
    <w:rsid w:val="00496AF8"/>
    <w:rsid w:val="00496DA1"/>
    <w:rsid w:val="00496EA1"/>
    <w:rsid w:val="00496F41"/>
    <w:rsid w:val="00497371"/>
    <w:rsid w:val="004975A4"/>
    <w:rsid w:val="0049782B"/>
    <w:rsid w:val="00497AF9"/>
    <w:rsid w:val="00497B00"/>
    <w:rsid w:val="00497D8D"/>
    <w:rsid w:val="00497E21"/>
    <w:rsid w:val="00497F26"/>
    <w:rsid w:val="004A0404"/>
    <w:rsid w:val="004A040E"/>
    <w:rsid w:val="004A0861"/>
    <w:rsid w:val="004A0B3B"/>
    <w:rsid w:val="004A0D22"/>
    <w:rsid w:val="004A0D50"/>
    <w:rsid w:val="004A0E23"/>
    <w:rsid w:val="004A121A"/>
    <w:rsid w:val="004A12A7"/>
    <w:rsid w:val="004A1438"/>
    <w:rsid w:val="004A180B"/>
    <w:rsid w:val="004A182A"/>
    <w:rsid w:val="004A1A82"/>
    <w:rsid w:val="004A1F2E"/>
    <w:rsid w:val="004A252E"/>
    <w:rsid w:val="004A26C9"/>
    <w:rsid w:val="004A2733"/>
    <w:rsid w:val="004A28AC"/>
    <w:rsid w:val="004A2A4F"/>
    <w:rsid w:val="004A2B26"/>
    <w:rsid w:val="004A2CF6"/>
    <w:rsid w:val="004A30ED"/>
    <w:rsid w:val="004A33D2"/>
    <w:rsid w:val="004A3450"/>
    <w:rsid w:val="004A35FF"/>
    <w:rsid w:val="004A3868"/>
    <w:rsid w:val="004A3A87"/>
    <w:rsid w:val="004A3E34"/>
    <w:rsid w:val="004A3F25"/>
    <w:rsid w:val="004A4380"/>
    <w:rsid w:val="004A49E5"/>
    <w:rsid w:val="004A4C63"/>
    <w:rsid w:val="004A5116"/>
    <w:rsid w:val="004A52AD"/>
    <w:rsid w:val="004A531F"/>
    <w:rsid w:val="004A5461"/>
    <w:rsid w:val="004A546E"/>
    <w:rsid w:val="004A5567"/>
    <w:rsid w:val="004A59DD"/>
    <w:rsid w:val="004A5AE7"/>
    <w:rsid w:val="004A5B09"/>
    <w:rsid w:val="004A5B9A"/>
    <w:rsid w:val="004A6212"/>
    <w:rsid w:val="004A6227"/>
    <w:rsid w:val="004A64EB"/>
    <w:rsid w:val="004A64F1"/>
    <w:rsid w:val="004A6718"/>
    <w:rsid w:val="004A6830"/>
    <w:rsid w:val="004A6997"/>
    <w:rsid w:val="004A6EC6"/>
    <w:rsid w:val="004A70AB"/>
    <w:rsid w:val="004A7509"/>
    <w:rsid w:val="004A760A"/>
    <w:rsid w:val="004A7988"/>
    <w:rsid w:val="004A79AA"/>
    <w:rsid w:val="004A79E5"/>
    <w:rsid w:val="004A7BBA"/>
    <w:rsid w:val="004A7F6D"/>
    <w:rsid w:val="004B017A"/>
    <w:rsid w:val="004B019F"/>
    <w:rsid w:val="004B034D"/>
    <w:rsid w:val="004B0371"/>
    <w:rsid w:val="004B03B3"/>
    <w:rsid w:val="004B0497"/>
    <w:rsid w:val="004B04B0"/>
    <w:rsid w:val="004B051D"/>
    <w:rsid w:val="004B0906"/>
    <w:rsid w:val="004B0A39"/>
    <w:rsid w:val="004B0BEB"/>
    <w:rsid w:val="004B0DC8"/>
    <w:rsid w:val="004B0DEB"/>
    <w:rsid w:val="004B0ECA"/>
    <w:rsid w:val="004B0F4B"/>
    <w:rsid w:val="004B10EC"/>
    <w:rsid w:val="004B1681"/>
    <w:rsid w:val="004B19C2"/>
    <w:rsid w:val="004B1C29"/>
    <w:rsid w:val="004B1C54"/>
    <w:rsid w:val="004B1D31"/>
    <w:rsid w:val="004B209B"/>
    <w:rsid w:val="004B2143"/>
    <w:rsid w:val="004B21A7"/>
    <w:rsid w:val="004B21D1"/>
    <w:rsid w:val="004B254C"/>
    <w:rsid w:val="004B2896"/>
    <w:rsid w:val="004B28D9"/>
    <w:rsid w:val="004B2A03"/>
    <w:rsid w:val="004B2BFC"/>
    <w:rsid w:val="004B2C53"/>
    <w:rsid w:val="004B2D6D"/>
    <w:rsid w:val="004B33BA"/>
    <w:rsid w:val="004B36B6"/>
    <w:rsid w:val="004B3805"/>
    <w:rsid w:val="004B383E"/>
    <w:rsid w:val="004B3883"/>
    <w:rsid w:val="004B389D"/>
    <w:rsid w:val="004B39A5"/>
    <w:rsid w:val="004B39D0"/>
    <w:rsid w:val="004B3D2B"/>
    <w:rsid w:val="004B42A8"/>
    <w:rsid w:val="004B45F7"/>
    <w:rsid w:val="004B49B3"/>
    <w:rsid w:val="004B4BBE"/>
    <w:rsid w:val="004B4CC1"/>
    <w:rsid w:val="004B4F22"/>
    <w:rsid w:val="004B509E"/>
    <w:rsid w:val="004B572E"/>
    <w:rsid w:val="004B5752"/>
    <w:rsid w:val="004B59E5"/>
    <w:rsid w:val="004B5B4E"/>
    <w:rsid w:val="004B5C82"/>
    <w:rsid w:val="004B5D06"/>
    <w:rsid w:val="004B5E3F"/>
    <w:rsid w:val="004B63CA"/>
    <w:rsid w:val="004B6447"/>
    <w:rsid w:val="004B6467"/>
    <w:rsid w:val="004B6998"/>
    <w:rsid w:val="004B69FD"/>
    <w:rsid w:val="004B6B3E"/>
    <w:rsid w:val="004B6B77"/>
    <w:rsid w:val="004B6C30"/>
    <w:rsid w:val="004B6CF4"/>
    <w:rsid w:val="004B70B4"/>
    <w:rsid w:val="004B7113"/>
    <w:rsid w:val="004B7182"/>
    <w:rsid w:val="004B74D5"/>
    <w:rsid w:val="004B7618"/>
    <w:rsid w:val="004B7AC4"/>
    <w:rsid w:val="004C010D"/>
    <w:rsid w:val="004C01A2"/>
    <w:rsid w:val="004C068A"/>
    <w:rsid w:val="004C068F"/>
    <w:rsid w:val="004C0700"/>
    <w:rsid w:val="004C08AF"/>
    <w:rsid w:val="004C0C10"/>
    <w:rsid w:val="004C0CE6"/>
    <w:rsid w:val="004C0FB7"/>
    <w:rsid w:val="004C0FD3"/>
    <w:rsid w:val="004C128E"/>
    <w:rsid w:val="004C1578"/>
    <w:rsid w:val="004C15EF"/>
    <w:rsid w:val="004C193A"/>
    <w:rsid w:val="004C1A33"/>
    <w:rsid w:val="004C1AEE"/>
    <w:rsid w:val="004C2253"/>
    <w:rsid w:val="004C2278"/>
    <w:rsid w:val="004C2C38"/>
    <w:rsid w:val="004C2DC4"/>
    <w:rsid w:val="004C2ED2"/>
    <w:rsid w:val="004C2ED8"/>
    <w:rsid w:val="004C2F29"/>
    <w:rsid w:val="004C2F3E"/>
    <w:rsid w:val="004C335B"/>
    <w:rsid w:val="004C337F"/>
    <w:rsid w:val="004C3BCC"/>
    <w:rsid w:val="004C3CA2"/>
    <w:rsid w:val="004C3CFA"/>
    <w:rsid w:val="004C3D26"/>
    <w:rsid w:val="004C3DE9"/>
    <w:rsid w:val="004C4278"/>
    <w:rsid w:val="004C42B2"/>
    <w:rsid w:val="004C4341"/>
    <w:rsid w:val="004C44B6"/>
    <w:rsid w:val="004C4B56"/>
    <w:rsid w:val="004C4BA4"/>
    <w:rsid w:val="004C4BBA"/>
    <w:rsid w:val="004C4BE8"/>
    <w:rsid w:val="004C4BFE"/>
    <w:rsid w:val="004C5025"/>
    <w:rsid w:val="004C5318"/>
    <w:rsid w:val="004C53DE"/>
    <w:rsid w:val="004C554B"/>
    <w:rsid w:val="004C57CA"/>
    <w:rsid w:val="004C5954"/>
    <w:rsid w:val="004C5991"/>
    <w:rsid w:val="004C5BC6"/>
    <w:rsid w:val="004C5C9F"/>
    <w:rsid w:val="004C5CF1"/>
    <w:rsid w:val="004C631F"/>
    <w:rsid w:val="004C63A3"/>
    <w:rsid w:val="004C642E"/>
    <w:rsid w:val="004C669F"/>
    <w:rsid w:val="004C68BE"/>
    <w:rsid w:val="004C692D"/>
    <w:rsid w:val="004C6A05"/>
    <w:rsid w:val="004C6B86"/>
    <w:rsid w:val="004C6BBB"/>
    <w:rsid w:val="004C6F6A"/>
    <w:rsid w:val="004C702D"/>
    <w:rsid w:val="004C7279"/>
    <w:rsid w:val="004C7628"/>
    <w:rsid w:val="004C7663"/>
    <w:rsid w:val="004C76EB"/>
    <w:rsid w:val="004C7B8B"/>
    <w:rsid w:val="004C7CA7"/>
    <w:rsid w:val="004C7EF5"/>
    <w:rsid w:val="004D016C"/>
    <w:rsid w:val="004D0459"/>
    <w:rsid w:val="004D04B5"/>
    <w:rsid w:val="004D053F"/>
    <w:rsid w:val="004D063D"/>
    <w:rsid w:val="004D06D5"/>
    <w:rsid w:val="004D0838"/>
    <w:rsid w:val="004D0874"/>
    <w:rsid w:val="004D0893"/>
    <w:rsid w:val="004D0943"/>
    <w:rsid w:val="004D0A47"/>
    <w:rsid w:val="004D1013"/>
    <w:rsid w:val="004D142A"/>
    <w:rsid w:val="004D1522"/>
    <w:rsid w:val="004D163A"/>
    <w:rsid w:val="004D163B"/>
    <w:rsid w:val="004D1676"/>
    <w:rsid w:val="004D1711"/>
    <w:rsid w:val="004D172C"/>
    <w:rsid w:val="004D17C7"/>
    <w:rsid w:val="004D1A57"/>
    <w:rsid w:val="004D1CD9"/>
    <w:rsid w:val="004D1D8D"/>
    <w:rsid w:val="004D1E36"/>
    <w:rsid w:val="004D1E9B"/>
    <w:rsid w:val="004D220B"/>
    <w:rsid w:val="004D2263"/>
    <w:rsid w:val="004D271C"/>
    <w:rsid w:val="004D2875"/>
    <w:rsid w:val="004D295E"/>
    <w:rsid w:val="004D29A7"/>
    <w:rsid w:val="004D29B7"/>
    <w:rsid w:val="004D2BAA"/>
    <w:rsid w:val="004D328E"/>
    <w:rsid w:val="004D32C1"/>
    <w:rsid w:val="004D3444"/>
    <w:rsid w:val="004D3572"/>
    <w:rsid w:val="004D3988"/>
    <w:rsid w:val="004D3A43"/>
    <w:rsid w:val="004D3C45"/>
    <w:rsid w:val="004D412B"/>
    <w:rsid w:val="004D4265"/>
    <w:rsid w:val="004D4434"/>
    <w:rsid w:val="004D4470"/>
    <w:rsid w:val="004D478D"/>
    <w:rsid w:val="004D4A14"/>
    <w:rsid w:val="004D4DE7"/>
    <w:rsid w:val="004D4E91"/>
    <w:rsid w:val="004D4EEB"/>
    <w:rsid w:val="004D4FE2"/>
    <w:rsid w:val="004D512F"/>
    <w:rsid w:val="004D53C5"/>
    <w:rsid w:val="004D5523"/>
    <w:rsid w:val="004D5661"/>
    <w:rsid w:val="004D58E5"/>
    <w:rsid w:val="004D590B"/>
    <w:rsid w:val="004D6022"/>
    <w:rsid w:val="004D603B"/>
    <w:rsid w:val="004D6312"/>
    <w:rsid w:val="004D6BCB"/>
    <w:rsid w:val="004D6D02"/>
    <w:rsid w:val="004D7038"/>
    <w:rsid w:val="004D77C2"/>
    <w:rsid w:val="004D77CB"/>
    <w:rsid w:val="004D787D"/>
    <w:rsid w:val="004D78B2"/>
    <w:rsid w:val="004D794B"/>
    <w:rsid w:val="004D7D6D"/>
    <w:rsid w:val="004D7EF3"/>
    <w:rsid w:val="004D7FB2"/>
    <w:rsid w:val="004E023F"/>
    <w:rsid w:val="004E034F"/>
    <w:rsid w:val="004E0462"/>
    <w:rsid w:val="004E0625"/>
    <w:rsid w:val="004E06B5"/>
    <w:rsid w:val="004E074A"/>
    <w:rsid w:val="004E093C"/>
    <w:rsid w:val="004E0FBC"/>
    <w:rsid w:val="004E1192"/>
    <w:rsid w:val="004E187E"/>
    <w:rsid w:val="004E1925"/>
    <w:rsid w:val="004E1B35"/>
    <w:rsid w:val="004E1B50"/>
    <w:rsid w:val="004E1B8C"/>
    <w:rsid w:val="004E1D2B"/>
    <w:rsid w:val="004E1FFB"/>
    <w:rsid w:val="004E2068"/>
    <w:rsid w:val="004E2279"/>
    <w:rsid w:val="004E2307"/>
    <w:rsid w:val="004E2748"/>
    <w:rsid w:val="004E2885"/>
    <w:rsid w:val="004E2A1A"/>
    <w:rsid w:val="004E2CEC"/>
    <w:rsid w:val="004E2DF8"/>
    <w:rsid w:val="004E2E56"/>
    <w:rsid w:val="004E2FB7"/>
    <w:rsid w:val="004E2FE0"/>
    <w:rsid w:val="004E31EB"/>
    <w:rsid w:val="004E3246"/>
    <w:rsid w:val="004E3704"/>
    <w:rsid w:val="004E3CC3"/>
    <w:rsid w:val="004E4511"/>
    <w:rsid w:val="004E4811"/>
    <w:rsid w:val="004E4994"/>
    <w:rsid w:val="004E4B41"/>
    <w:rsid w:val="004E4F6E"/>
    <w:rsid w:val="004E4FE3"/>
    <w:rsid w:val="004E52C4"/>
    <w:rsid w:val="004E5397"/>
    <w:rsid w:val="004E57D1"/>
    <w:rsid w:val="004E5A97"/>
    <w:rsid w:val="004E5AAC"/>
    <w:rsid w:val="004E5B5C"/>
    <w:rsid w:val="004E6027"/>
    <w:rsid w:val="004E6301"/>
    <w:rsid w:val="004E63C0"/>
    <w:rsid w:val="004E6452"/>
    <w:rsid w:val="004E65CA"/>
    <w:rsid w:val="004E6841"/>
    <w:rsid w:val="004E6ABD"/>
    <w:rsid w:val="004E6BDF"/>
    <w:rsid w:val="004E6D60"/>
    <w:rsid w:val="004E6DEF"/>
    <w:rsid w:val="004E6DFD"/>
    <w:rsid w:val="004E70B3"/>
    <w:rsid w:val="004E73EE"/>
    <w:rsid w:val="004E7742"/>
    <w:rsid w:val="004E7861"/>
    <w:rsid w:val="004E7908"/>
    <w:rsid w:val="004E79F4"/>
    <w:rsid w:val="004E7C2A"/>
    <w:rsid w:val="004E7E5C"/>
    <w:rsid w:val="004F024B"/>
    <w:rsid w:val="004F0493"/>
    <w:rsid w:val="004F05E4"/>
    <w:rsid w:val="004F06B5"/>
    <w:rsid w:val="004F091B"/>
    <w:rsid w:val="004F0CC6"/>
    <w:rsid w:val="004F0CCD"/>
    <w:rsid w:val="004F0E8B"/>
    <w:rsid w:val="004F0E9A"/>
    <w:rsid w:val="004F0F35"/>
    <w:rsid w:val="004F12F9"/>
    <w:rsid w:val="004F1311"/>
    <w:rsid w:val="004F14DF"/>
    <w:rsid w:val="004F17C7"/>
    <w:rsid w:val="004F1EAC"/>
    <w:rsid w:val="004F2191"/>
    <w:rsid w:val="004F21E5"/>
    <w:rsid w:val="004F2675"/>
    <w:rsid w:val="004F26CD"/>
    <w:rsid w:val="004F298E"/>
    <w:rsid w:val="004F2994"/>
    <w:rsid w:val="004F2C1E"/>
    <w:rsid w:val="004F2C43"/>
    <w:rsid w:val="004F2C54"/>
    <w:rsid w:val="004F2CC4"/>
    <w:rsid w:val="004F2F37"/>
    <w:rsid w:val="004F2FB0"/>
    <w:rsid w:val="004F3232"/>
    <w:rsid w:val="004F3246"/>
    <w:rsid w:val="004F3402"/>
    <w:rsid w:val="004F342A"/>
    <w:rsid w:val="004F377E"/>
    <w:rsid w:val="004F3B67"/>
    <w:rsid w:val="004F3D64"/>
    <w:rsid w:val="004F3E51"/>
    <w:rsid w:val="004F3E75"/>
    <w:rsid w:val="004F3F27"/>
    <w:rsid w:val="004F4332"/>
    <w:rsid w:val="004F4537"/>
    <w:rsid w:val="004F4560"/>
    <w:rsid w:val="004F4619"/>
    <w:rsid w:val="004F46B5"/>
    <w:rsid w:val="004F4744"/>
    <w:rsid w:val="004F48CB"/>
    <w:rsid w:val="004F4C93"/>
    <w:rsid w:val="004F4D0D"/>
    <w:rsid w:val="004F5066"/>
    <w:rsid w:val="004F519C"/>
    <w:rsid w:val="004F52A5"/>
    <w:rsid w:val="004F5302"/>
    <w:rsid w:val="004F553F"/>
    <w:rsid w:val="004F5C7A"/>
    <w:rsid w:val="004F5D9D"/>
    <w:rsid w:val="004F61B9"/>
    <w:rsid w:val="004F6217"/>
    <w:rsid w:val="004F62D8"/>
    <w:rsid w:val="004F62F6"/>
    <w:rsid w:val="004F659F"/>
    <w:rsid w:val="004F68E6"/>
    <w:rsid w:val="004F6AA7"/>
    <w:rsid w:val="004F6C93"/>
    <w:rsid w:val="004F6D82"/>
    <w:rsid w:val="004F6E26"/>
    <w:rsid w:val="004F6F38"/>
    <w:rsid w:val="004F71E1"/>
    <w:rsid w:val="004F7538"/>
    <w:rsid w:val="004F7E30"/>
    <w:rsid w:val="004F7E45"/>
    <w:rsid w:val="004F7EBC"/>
    <w:rsid w:val="00500013"/>
    <w:rsid w:val="00500220"/>
    <w:rsid w:val="00500245"/>
    <w:rsid w:val="0050024E"/>
    <w:rsid w:val="00500301"/>
    <w:rsid w:val="005007CA"/>
    <w:rsid w:val="00500F8B"/>
    <w:rsid w:val="005011EF"/>
    <w:rsid w:val="0050136E"/>
    <w:rsid w:val="0050157E"/>
    <w:rsid w:val="00501712"/>
    <w:rsid w:val="00501A1A"/>
    <w:rsid w:val="00501B67"/>
    <w:rsid w:val="00501C45"/>
    <w:rsid w:val="00501DB9"/>
    <w:rsid w:val="00501E8C"/>
    <w:rsid w:val="005020F3"/>
    <w:rsid w:val="005021CE"/>
    <w:rsid w:val="005023AC"/>
    <w:rsid w:val="005026B2"/>
    <w:rsid w:val="005027DA"/>
    <w:rsid w:val="005027EB"/>
    <w:rsid w:val="00502810"/>
    <w:rsid w:val="00502C21"/>
    <w:rsid w:val="00502E60"/>
    <w:rsid w:val="00502F13"/>
    <w:rsid w:val="005030B8"/>
    <w:rsid w:val="00503188"/>
    <w:rsid w:val="00503266"/>
    <w:rsid w:val="00503291"/>
    <w:rsid w:val="0050351E"/>
    <w:rsid w:val="00503676"/>
    <w:rsid w:val="005038D1"/>
    <w:rsid w:val="00503D15"/>
    <w:rsid w:val="00504124"/>
    <w:rsid w:val="00504308"/>
    <w:rsid w:val="00504547"/>
    <w:rsid w:val="0050459C"/>
    <w:rsid w:val="005046DC"/>
    <w:rsid w:val="00504B75"/>
    <w:rsid w:val="0050570B"/>
    <w:rsid w:val="0050585D"/>
    <w:rsid w:val="0050590C"/>
    <w:rsid w:val="00505A0E"/>
    <w:rsid w:val="00505A91"/>
    <w:rsid w:val="00505E72"/>
    <w:rsid w:val="00506289"/>
    <w:rsid w:val="00506646"/>
    <w:rsid w:val="005066DF"/>
    <w:rsid w:val="00506988"/>
    <w:rsid w:val="00506AB4"/>
    <w:rsid w:val="00506CD3"/>
    <w:rsid w:val="00506D94"/>
    <w:rsid w:val="00506FA3"/>
    <w:rsid w:val="00507183"/>
    <w:rsid w:val="00507279"/>
    <w:rsid w:val="005073B4"/>
    <w:rsid w:val="0050786A"/>
    <w:rsid w:val="00507AE8"/>
    <w:rsid w:val="00507CBC"/>
    <w:rsid w:val="00507CC0"/>
    <w:rsid w:val="00507DC5"/>
    <w:rsid w:val="00507DC9"/>
    <w:rsid w:val="00507F3E"/>
    <w:rsid w:val="00507F6C"/>
    <w:rsid w:val="0051050E"/>
    <w:rsid w:val="0051057D"/>
    <w:rsid w:val="0051093C"/>
    <w:rsid w:val="00510ADC"/>
    <w:rsid w:val="00510F60"/>
    <w:rsid w:val="0051101E"/>
    <w:rsid w:val="0051119B"/>
    <w:rsid w:val="005112D5"/>
    <w:rsid w:val="005114B4"/>
    <w:rsid w:val="005116CB"/>
    <w:rsid w:val="00511AB1"/>
    <w:rsid w:val="00511AF6"/>
    <w:rsid w:val="00511C52"/>
    <w:rsid w:val="00511DB6"/>
    <w:rsid w:val="00511F71"/>
    <w:rsid w:val="00512239"/>
    <w:rsid w:val="00512284"/>
    <w:rsid w:val="005122E9"/>
    <w:rsid w:val="00512602"/>
    <w:rsid w:val="00512744"/>
    <w:rsid w:val="00512780"/>
    <w:rsid w:val="005127BF"/>
    <w:rsid w:val="0051286E"/>
    <w:rsid w:val="00512C3E"/>
    <w:rsid w:val="00513352"/>
    <w:rsid w:val="0051366F"/>
    <w:rsid w:val="005137EE"/>
    <w:rsid w:val="00513866"/>
    <w:rsid w:val="005139B0"/>
    <w:rsid w:val="00513A6E"/>
    <w:rsid w:val="00513AE9"/>
    <w:rsid w:val="00513B2E"/>
    <w:rsid w:val="00513C66"/>
    <w:rsid w:val="00513DA9"/>
    <w:rsid w:val="00513F7B"/>
    <w:rsid w:val="00513FE0"/>
    <w:rsid w:val="005140DF"/>
    <w:rsid w:val="005142C4"/>
    <w:rsid w:val="005144DA"/>
    <w:rsid w:val="0051466D"/>
    <w:rsid w:val="005148E9"/>
    <w:rsid w:val="005148EE"/>
    <w:rsid w:val="00514BAA"/>
    <w:rsid w:val="00514DCB"/>
    <w:rsid w:val="00514EA0"/>
    <w:rsid w:val="00515012"/>
    <w:rsid w:val="00515267"/>
    <w:rsid w:val="0051537B"/>
    <w:rsid w:val="00515649"/>
    <w:rsid w:val="0051569F"/>
    <w:rsid w:val="00515830"/>
    <w:rsid w:val="00515AD0"/>
    <w:rsid w:val="00515FFC"/>
    <w:rsid w:val="0051607B"/>
    <w:rsid w:val="005164E8"/>
    <w:rsid w:val="00516792"/>
    <w:rsid w:val="0051688C"/>
    <w:rsid w:val="00516ADE"/>
    <w:rsid w:val="00516C81"/>
    <w:rsid w:val="00516C91"/>
    <w:rsid w:val="00516E45"/>
    <w:rsid w:val="00516ED6"/>
    <w:rsid w:val="00516FA9"/>
    <w:rsid w:val="005177DE"/>
    <w:rsid w:val="00517AF5"/>
    <w:rsid w:val="00517BEA"/>
    <w:rsid w:val="00517C43"/>
    <w:rsid w:val="00517CF3"/>
    <w:rsid w:val="00517D83"/>
    <w:rsid w:val="00517D8A"/>
    <w:rsid w:val="00517E8B"/>
    <w:rsid w:val="0052037D"/>
    <w:rsid w:val="00520394"/>
    <w:rsid w:val="00520524"/>
    <w:rsid w:val="00520A29"/>
    <w:rsid w:val="00520B3F"/>
    <w:rsid w:val="00520C0F"/>
    <w:rsid w:val="00520EB1"/>
    <w:rsid w:val="00520F07"/>
    <w:rsid w:val="005210F8"/>
    <w:rsid w:val="005212F5"/>
    <w:rsid w:val="005213B7"/>
    <w:rsid w:val="00521474"/>
    <w:rsid w:val="00521D65"/>
    <w:rsid w:val="00521D81"/>
    <w:rsid w:val="00521FF4"/>
    <w:rsid w:val="005222EA"/>
    <w:rsid w:val="00522408"/>
    <w:rsid w:val="00522492"/>
    <w:rsid w:val="0052268B"/>
    <w:rsid w:val="00522827"/>
    <w:rsid w:val="005229FC"/>
    <w:rsid w:val="00522AA3"/>
    <w:rsid w:val="00522AE3"/>
    <w:rsid w:val="00522BDC"/>
    <w:rsid w:val="00522D6E"/>
    <w:rsid w:val="00522F03"/>
    <w:rsid w:val="00523038"/>
    <w:rsid w:val="0052306D"/>
    <w:rsid w:val="0052332C"/>
    <w:rsid w:val="00523517"/>
    <w:rsid w:val="005235CD"/>
    <w:rsid w:val="00523948"/>
    <w:rsid w:val="00523AE0"/>
    <w:rsid w:val="00523EDE"/>
    <w:rsid w:val="00523FCE"/>
    <w:rsid w:val="005243F8"/>
    <w:rsid w:val="00524A4B"/>
    <w:rsid w:val="00524AE8"/>
    <w:rsid w:val="00524D2D"/>
    <w:rsid w:val="00524EAE"/>
    <w:rsid w:val="00524EB7"/>
    <w:rsid w:val="00524F6F"/>
    <w:rsid w:val="00525232"/>
    <w:rsid w:val="0052554B"/>
    <w:rsid w:val="00525573"/>
    <w:rsid w:val="00525584"/>
    <w:rsid w:val="00525785"/>
    <w:rsid w:val="005258CF"/>
    <w:rsid w:val="00525A24"/>
    <w:rsid w:val="00525CA2"/>
    <w:rsid w:val="00525D31"/>
    <w:rsid w:val="005260B1"/>
    <w:rsid w:val="0052622A"/>
    <w:rsid w:val="00526470"/>
    <w:rsid w:val="005264F3"/>
    <w:rsid w:val="0052652F"/>
    <w:rsid w:val="005265E1"/>
    <w:rsid w:val="00526843"/>
    <w:rsid w:val="00526B08"/>
    <w:rsid w:val="00526B73"/>
    <w:rsid w:val="00526CB7"/>
    <w:rsid w:val="00526F50"/>
    <w:rsid w:val="0052711E"/>
    <w:rsid w:val="0052747F"/>
    <w:rsid w:val="00527666"/>
    <w:rsid w:val="005277F8"/>
    <w:rsid w:val="005300B6"/>
    <w:rsid w:val="005305D4"/>
    <w:rsid w:val="00530632"/>
    <w:rsid w:val="005306A7"/>
    <w:rsid w:val="00530755"/>
    <w:rsid w:val="0053082B"/>
    <w:rsid w:val="005309E6"/>
    <w:rsid w:val="00530BC2"/>
    <w:rsid w:val="00531181"/>
    <w:rsid w:val="00531190"/>
    <w:rsid w:val="0053127E"/>
    <w:rsid w:val="005316EF"/>
    <w:rsid w:val="0053191C"/>
    <w:rsid w:val="005319A4"/>
    <w:rsid w:val="00531F84"/>
    <w:rsid w:val="0053204E"/>
    <w:rsid w:val="0053247F"/>
    <w:rsid w:val="005324DD"/>
    <w:rsid w:val="005326C5"/>
    <w:rsid w:val="00532761"/>
    <w:rsid w:val="00532A49"/>
    <w:rsid w:val="00532DDF"/>
    <w:rsid w:val="00532E85"/>
    <w:rsid w:val="00532F35"/>
    <w:rsid w:val="005330C5"/>
    <w:rsid w:val="0053316B"/>
    <w:rsid w:val="00533401"/>
    <w:rsid w:val="00533451"/>
    <w:rsid w:val="005336E4"/>
    <w:rsid w:val="005336F0"/>
    <w:rsid w:val="00533744"/>
    <w:rsid w:val="00533951"/>
    <w:rsid w:val="00533B0E"/>
    <w:rsid w:val="00533C69"/>
    <w:rsid w:val="00533D5C"/>
    <w:rsid w:val="00533F41"/>
    <w:rsid w:val="00534166"/>
    <w:rsid w:val="005344CC"/>
    <w:rsid w:val="005348BC"/>
    <w:rsid w:val="00534D9C"/>
    <w:rsid w:val="0053500A"/>
    <w:rsid w:val="0053541B"/>
    <w:rsid w:val="005355CE"/>
    <w:rsid w:val="0053562F"/>
    <w:rsid w:val="00535653"/>
    <w:rsid w:val="00535B9E"/>
    <w:rsid w:val="00535F92"/>
    <w:rsid w:val="005364AD"/>
    <w:rsid w:val="005365F4"/>
    <w:rsid w:val="0053664B"/>
    <w:rsid w:val="005368F6"/>
    <w:rsid w:val="00536932"/>
    <w:rsid w:val="00536C14"/>
    <w:rsid w:val="00536C39"/>
    <w:rsid w:val="00536FC3"/>
    <w:rsid w:val="00537074"/>
    <w:rsid w:val="00537326"/>
    <w:rsid w:val="00537495"/>
    <w:rsid w:val="0053767B"/>
    <w:rsid w:val="005379DD"/>
    <w:rsid w:val="00537BD9"/>
    <w:rsid w:val="00537D62"/>
    <w:rsid w:val="005400AD"/>
    <w:rsid w:val="005400D3"/>
    <w:rsid w:val="00540130"/>
    <w:rsid w:val="0054013A"/>
    <w:rsid w:val="0054041B"/>
    <w:rsid w:val="005404E5"/>
    <w:rsid w:val="00540E9B"/>
    <w:rsid w:val="00540F1B"/>
    <w:rsid w:val="005410DF"/>
    <w:rsid w:val="00541173"/>
    <w:rsid w:val="00541562"/>
    <w:rsid w:val="00541671"/>
    <w:rsid w:val="00541711"/>
    <w:rsid w:val="00541739"/>
    <w:rsid w:val="00541883"/>
    <w:rsid w:val="005419A2"/>
    <w:rsid w:val="00541AC7"/>
    <w:rsid w:val="00541EDE"/>
    <w:rsid w:val="00542020"/>
    <w:rsid w:val="00542314"/>
    <w:rsid w:val="0054262D"/>
    <w:rsid w:val="005426DA"/>
    <w:rsid w:val="00542A3C"/>
    <w:rsid w:val="005431C9"/>
    <w:rsid w:val="00543226"/>
    <w:rsid w:val="005435B6"/>
    <w:rsid w:val="00543721"/>
    <w:rsid w:val="0054375B"/>
    <w:rsid w:val="005437FC"/>
    <w:rsid w:val="00543909"/>
    <w:rsid w:val="005439E1"/>
    <w:rsid w:val="00543AF3"/>
    <w:rsid w:val="00543BD5"/>
    <w:rsid w:val="00543C0F"/>
    <w:rsid w:val="00543FB3"/>
    <w:rsid w:val="0054416F"/>
    <w:rsid w:val="00544237"/>
    <w:rsid w:val="0054438F"/>
    <w:rsid w:val="00544550"/>
    <w:rsid w:val="00544584"/>
    <w:rsid w:val="0054462A"/>
    <w:rsid w:val="00544659"/>
    <w:rsid w:val="005446B8"/>
    <w:rsid w:val="005446DE"/>
    <w:rsid w:val="00544878"/>
    <w:rsid w:val="00544C1D"/>
    <w:rsid w:val="00544F4A"/>
    <w:rsid w:val="00544F81"/>
    <w:rsid w:val="005450AA"/>
    <w:rsid w:val="00545292"/>
    <w:rsid w:val="00545297"/>
    <w:rsid w:val="00545310"/>
    <w:rsid w:val="00545634"/>
    <w:rsid w:val="005457F5"/>
    <w:rsid w:val="00545BCC"/>
    <w:rsid w:val="00545CAD"/>
    <w:rsid w:val="00545F09"/>
    <w:rsid w:val="005461D3"/>
    <w:rsid w:val="00546210"/>
    <w:rsid w:val="0054669E"/>
    <w:rsid w:val="005469E4"/>
    <w:rsid w:val="00546A73"/>
    <w:rsid w:val="00546B0B"/>
    <w:rsid w:val="00546B1A"/>
    <w:rsid w:val="00546D9F"/>
    <w:rsid w:val="00546ED6"/>
    <w:rsid w:val="00546F22"/>
    <w:rsid w:val="0054735C"/>
    <w:rsid w:val="00547991"/>
    <w:rsid w:val="00547B21"/>
    <w:rsid w:val="00547CB2"/>
    <w:rsid w:val="00547D34"/>
    <w:rsid w:val="00547E0F"/>
    <w:rsid w:val="00547E1C"/>
    <w:rsid w:val="00547F38"/>
    <w:rsid w:val="00550056"/>
    <w:rsid w:val="0055013A"/>
    <w:rsid w:val="005501E4"/>
    <w:rsid w:val="005508DB"/>
    <w:rsid w:val="00550A4C"/>
    <w:rsid w:val="00550A96"/>
    <w:rsid w:val="00550CAD"/>
    <w:rsid w:val="00550D64"/>
    <w:rsid w:val="00550EA2"/>
    <w:rsid w:val="00550ED2"/>
    <w:rsid w:val="00551346"/>
    <w:rsid w:val="005514B1"/>
    <w:rsid w:val="00551537"/>
    <w:rsid w:val="005515F5"/>
    <w:rsid w:val="00551918"/>
    <w:rsid w:val="00551954"/>
    <w:rsid w:val="00551995"/>
    <w:rsid w:val="00551A1D"/>
    <w:rsid w:val="00551AA2"/>
    <w:rsid w:val="00551AAC"/>
    <w:rsid w:val="00551AB5"/>
    <w:rsid w:val="00551B3F"/>
    <w:rsid w:val="00551CF7"/>
    <w:rsid w:val="00551D15"/>
    <w:rsid w:val="00551DD1"/>
    <w:rsid w:val="00551F24"/>
    <w:rsid w:val="00552304"/>
    <w:rsid w:val="005523A1"/>
    <w:rsid w:val="0055277A"/>
    <w:rsid w:val="005528C3"/>
    <w:rsid w:val="00552D38"/>
    <w:rsid w:val="00552EC5"/>
    <w:rsid w:val="0055340C"/>
    <w:rsid w:val="005538E1"/>
    <w:rsid w:val="00553981"/>
    <w:rsid w:val="005539D7"/>
    <w:rsid w:val="00553AB5"/>
    <w:rsid w:val="00553AC0"/>
    <w:rsid w:val="00553C3F"/>
    <w:rsid w:val="00554025"/>
    <w:rsid w:val="005541E8"/>
    <w:rsid w:val="005543EF"/>
    <w:rsid w:val="005547CD"/>
    <w:rsid w:val="00554AD7"/>
    <w:rsid w:val="00554C86"/>
    <w:rsid w:val="00555511"/>
    <w:rsid w:val="00555598"/>
    <w:rsid w:val="005556A0"/>
    <w:rsid w:val="0055573C"/>
    <w:rsid w:val="00555A80"/>
    <w:rsid w:val="00555D06"/>
    <w:rsid w:val="00556566"/>
    <w:rsid w:val="00556B88"/>
    <w:rsid w:val="00556C91"/>
    <w:rsid w:val="00556CBA"/>
    <w:rsid w:val="00556E9A"/>
    <w:rsid w:val="0055719D"/>
    <w:rsid w:val="005575AF"/>
    <w:rsid w:val="00557F36"/>
    <w:rsid w:val="005601BA"/>
    <w:rsid w:val="0056058D"/>
    <w:rsid w:val="005605B7"/>
    <w:rsid w:val="005605D7"/>
    <w:rsid w:val="00560623"/>
    <w:rsid w:val="00560BF5"/>
    <w:rsid w:val="00560FBB"/>
    <w:rsid w:val="00561215"/>
    <w:rsid w:val="00561272"/>
    <w:rsid w:val="00561393"/>
    <w:rsid w:val="00561791"/>
    <w:rsid w:val="00561D3A"/>
    <w:rsid w:val="00561F4E"/>
    <w:rsid w:val="0056225F"/>
    <w:rsid w:val="00562310"/>
    <w:rsid w:val="0056256E"/>
    <w:rsid w:val="005627B7"/>
    <w:rsid w:val="00562C17"/>
    <w:rsid w:val="00562D7A"/>
    <w:rsid w:val="0056317A"/>
    <w:rsid w:val="0056374F"/>
    <w:rsid w:val="00563B20"/>
    <w:rsid w:val="00563B50"/>
    <w:rsid w:val="00563E13"/>
    <w:rsid w:val="00564644"/>
    <w:rsid w:val="00564733"/>
    <w:rsid w:val="00564771"/>
    <w:rsid w:val="0056480F"/>
    <w:rsid w:val="00564858"/>
    <w:rsid w:val="0056499E"/>
    <w:rsid w:val="0056504F"/>
    <w:rsid w:val="00565113"/>
    <w:rsid w:val="00565233"/>
    <w:rsid w:val="00565632"/>
    <w:rsid w:val="00565795"/>
    <w:rsid w:val="00565998"/>
    <w:rsid w:val="00565B4F"/>
    <w:rsid w:val="00565D29"/>
    <w:rsid w:val="00565ECB"/>
    <w:rsid w:val="00566271"/>
    <w:rsid w:val="005667CA"/>
    <w:rsid w:val="00566A99"/>
    <w:rsid w:val="00566B78"/>
    <w:rsid w:val="00566C5F"/>
    <w:rsid w:val="00566F75"/>
    <w:rsid w:val="005671B2"/>
    <w:rsid w:val="0056746F"/>
    <w:rsid w:val="00567601"/>
    <w:rsid w:val="00567849"/>
    <w:rsid w:val="0056784A"/>
    <w:rsid w:val="0056796A"/>
    <w:rsid w:val="00567A48"/>
    <w:rsid w:val="00567A94"/>
    <w:rsid w:val="00570125"/>
    <w:rsid w:val="005701C7"/>
    <w:rsid w:val="00570272"/>
    <w:rsid w:val="00570549"/>
    <w:rsid w:val="00570584"/>
    <w:rsid w:val="0057077A"/>
    <w:rsid w:val="005711DC"/>
    <w:rsid w:val="00571242"/>
    <w:rsid w:val="0057126F"/>
    <w:rsid w:val="005712D2"/>
    <w:rsid w:val="00571416"/>
    <w:rsid w:val="005715E7"/>
    <w:rsid w:val="00571650"/>
    <w:rsid w:val="00571682"/>
    <w:rsid w:val="00571AA6"/>
    <w:rsid w:val="00571B1A"/>
    <w:rsid w:val="00571DF2"/>
    <w:rsid w:val="005720E9"/>
    <w:rsid w:val="0057251F"/>
    <w:rsid w:val="005726A8"/>
    <w:rsid w:val="005726AA"/>
    <w:rsid w:val="00572770"/>
    <w:rsid w:val="00572886"/>
    <w:rsid w:val="005728C8"/>
    <w:rsid w:val="00572BE4"/>
    <w:rsid w:val="00572BFC"/>
    <w:rsid w:val="00572CC7"/>
    <w:rsid w:val="00572F69"/>
    <w:rsid w:val="00573025"/>
    <w:rsid w:val="0057348C"/>
    <w:rsid w:val="00573499"/>
    <w:rsid w:val="0057374A"/>
    <w:rsid w:val="00573CBE"/>
    <w:rsid w:val="00573D5E"/>
    <w:rsid w:val="00573E17"/>
    <w:rsid w:val="00573EA3"/>
    <w:rsid w:val="0057414D"/>
    <w:rsid w:val="00574A53"/>
    <w:rsid w:val="00574BEB"/>
    <w:rsid w:val="00574C6A"/>
    <w:rsid w:val="00574EEA"/>
    <w:rsid w:val="00575078"/>
    <w:rsid w:val="00575340"/>
    <w:rsid w:val="005754FA"/>
    <w:rsid w:val="005756D6"/>
    <w:rsid w:val="005757BD"/>
    <w:rsid w:val="00575EFF"/>
    <w:rsid w:val="0057603C"/>
    <w:rsid w:val="00576064"/>
    <w:rsid w:val="00576507"/>
    <w:rsid w:val="00576582"/>
    <w:rsid w:val="0057670F"/>
    <w:rsid w:val="005768AA"/>
    <w:rsid w:val="00576BD3"/>
    <w:rsid w:val="00576DD7"/>
    <w:rsid w:val="00576EAF"/>
    <w:rsid w:val="00576F3E"/>
    <w:rsid w:val="0057712A"/>
    <w:rsid w:val="0057764E"/>
    <w:rsid w:val="00577900"/>
    <w:rsid w:val="00577AE2"/>
    <w:rsid w:val="00577DB6"/>
    <w:rsid w:val="00577DEF"/>
    <w:rsid w:val="00577E0F"/>
    <w:rsid w:val="00577E62"/>
    <w:rsid w:val="0058067C"/>
    <w:rsid w:val="00580787"/>
    <w:rsid w:val="00580C9C"/>
    <w:rsid w:val="00580DEB"/>
    <w:rsid w:val="00580F65"/>
    <w:rsid w:val="00580FD5"/>
    <w:rsid w:val="0058183F"/>
    <w:rsid w:val="005818DD"/>
    <w:rsid w:val="005818E2"/>
    <w:rsid w:val="0058194D"/>
    <w:rsid w:val="00581B22"/>
    <w:rsid w:val="00581C08"/>
    <w:rsid w:val="00581DA4"/>
    <w:rsid w:val="00582103"/>
    <w:rsid w:val="00582513"/>
    <w:rsid w:val="0058251E"/>
    <w:rsid w:val="00582537"/>
    <w:rsid w:val="005826D4"/>
    <w:rsid w:val="00582B3F"/>
    <w:rsid w:val="00582D91"/>
    <w:rsid w:val="00582E24"/>
    <w:rsid w:val="00582FB3"/>
    <w:rsid w:val="0058326E"/>
    <w:rsid w:val="005832EB"/>
    <w:rsid w:val="00583315"/>
    <w:rsid w:val="00583775"/>
    <w:rsid w:val="00583887"/>
    <w:rsid w:val="00583889"/>
    <w:rsid w:val="005839A7"/>
    <w:rsid w:val="00583B61"/>
    <w:rsid w:val="00583C7E"/>
    <w:rsid w:val="00583E2E"/>
    <w:rsid w:val="00584045"/>
    <w:rsid w:val="0058415C"/>
    <w:rsid w:val="0058445E"/>
    <w:rsid w:val="00584524"/>
    <w:rsid w:val="0058463D"/>
    <w:rsid w:val="0058497D"/>
    <w:rsid w:val="00584AFC"/>
    <w:rsid w:val="0058514C"/>
    <w:rsid w:val="00585FD6"/>
    <w:rsid w:val="005864E3"/>
    <w:rsid w:val="005867AE"/>
    <w:rsid w:val="005869C5"/>
    <w:rsid w:val="00586A61"/>
    <w:rsid w:val="00586CD0"/>
    <w:rsid w:val="00586F82"/>
    <w:rsid w:val="00586FBC"/>
    <w:rsid w:val="005870E2"/>
    <w:rsid w:val="00587137"/>
    <w:rsid w:val="005873E9"/>
    <w:rsid w:val="00587440"/>
    <w:rsid w:val="005876C9"/>
    <w:rsid w:val="005879EA"/>
    <w:rsid w:val="005879F0"/>
    <w:rsid w:val="00587A48"/>
    <w:rsid w:val="00587CE4"/>
    <w:rsid w:val="00587E6E"/>
    <w:rsid w:val="005901AA"/>
    <w:rsid w:val="0059044D"/>
    <w:rsid w:val="005904D3"/>
    <w:rsid w:val="00590905"/>
    <w:rsid w:val="00590C5B"/>
    <w:rsid w:val="00590D04"/>
    <w:rsid w:val="00590D5F"/>
    <w:rsid w:val="005912CB"/>
    <w:rsid w:val="0059134F"/>
    <w:rsid w:val="0059137D"/>
    <w:rsid w:val="005914B9"/>
    <w:rsid w:val="005918A9"/>
    <w:rsid w:val="00591944"/>
    <w:rsid w:val="00591C1E"/>
    <w:rsid w:val="00591D63"/>
    <w:rsid w:val="00591F39"/>
    <w:rsid w:val="0059205C"/>
    <w:rsid w:val="005921CB"/>
    <w:rsid w:val="00592345"/>
    <w:rsid w:val="00592435"/>
    <w:rsid w:val="00592495"/>
    <w:rsid w:val="005929A9"/>
    <w:rsid w:val="00592FC5"/>
    <w:rsid w:val="005932EA"/>
    <w:rsid w:val="005933C9"/>
    <w:rsid w:val="005935A7"/>
    <w:rsid w:val="005938BA"/>
    <w:rsid w:val="00593933"/>
    <w:rsid w:val="00593BD4"/>
    <w:rsid w:val="00593E1A"/>
    <w:rsid w:val="00593F33"/>
    <w:rsid w:val="0059400F"/>
    <w:rsid w:val="00594347"/>
    <w:rsid w:val="0059437E"/>
    <w:rsid w:val="005944E0"/>
    <w:rsid w:val="0059455B"/>
    <w:rsid w:val="005946B4"/>
    <w:rsid w:val="00594D0B"/>
    <w:rsid w:val="00594EB1"/>
    <w:rsid w:val="00595153"/>
    <w:rsid w:val="00595552"/>
    <w:rsid w:val="00595589"/>
    <w:rsid w:val="005959C8"/>
    <w:rsid w:val="00595BF3"/>
    <w:rsid w:val="00595C47"/>
    <w:rsid w:val="00595C86"/>
    <w:rsid w:val="00595D15"/>
    <w:rsid w:val="00595DDD"/>
    <w:rsid w:val="00595E49"/>
    <w:rsid w:val="00595EF0"/>
    <w:rsid w:val="00596099"/>
    <w:rsid w:val="005961F9"/>
    <w:rsid w:val="0059621C"/>
    <w:rsid w:val="0059679E"/>
    <w:rsid w:val="005968A4"/>
    <w:rsid w:val="00596B75"/>
    <w:rsid w:val="005970B0"/>
    <w:rsid w:val="005971E6"/>
    <w:rsid w:val="00597256"/>
    <w:rsid w:val="00597287"/>
    <w:rsid w:val="00597291"/>
    <w:rsid w:val="0059748C"/>
    <w:rsid w:val="00597A5C"/>
    <w:rsid w:val="00597AD1"/>
    <w:rsid w:val="00597CE9"/>
    <w:rsid w:val="00597D03"/>
    <w:rsid w:val="005A0266"/>
    <w:rsid w:val="005A028A"/>
    <w:rsid w:val="005A0339"/>
    <w:rsid w:val="005A0349"/>
    <w:rsid w:val="005A03D6"/>
    <w:rsid w:val="005A06B5"/>
    <w:rsid w:val="005A06E1"/>
    <w:rsid w:val="005A0880"/>
    <w:rsid w:val="005A097E"/>
    <w:rsid w:val="005A0A74"/>
    <w:rsid w:val="005A0B27"/>
    <w:rsid w:val="005A0E34"/>
    <w:rsid w:val="005A14D8"/>
    <w:rsid w:val="005A18C5"/>
    <w:rsid w:val="005A1A95"/>
    <w:rsid w:val="005A1BF4"/>
    <w:rsid w:val="005A1C33"/>
    <w:rsid w:val="005A1CD6"/>
    <w:rsid w:val="005A1F1B"/>
    <w:rsid w:val="005A2143"/>
    <w:rsid w:val="005A21FC"/>
    <w:rsid w:val="005A23A2"/>
    <w:rsid w:val="005A2490"/>
    <w:rsid w:val="005A25D9"/>
    <w:rsid w:val="005A2707"/>
    <w:rsid w:val="005A275B"/>
    <w:rsid w:val="005A28FE"/>
    <w:rsid w:val="005A2C4B"/>
    <w:rsid w:val="005A3442"/>
    <w:rsid w:val="005A37E3"/>
    <w:rsid w:val="005A3A1B"/>
    <w:rsid w:val="005A3C92"/>
    <w:rsid w:val="005A3CB0"/>
    <w:rsid w:val="005A3DDD"/>
    <w:rsid w:val="005A3EC5"/>
    <w:rsid w:val="005A3F0F"/>
    <w:rsid w:val="005A41C5"/>
    <w:rsid w:val="005A4247"/>
    <w:rsid w:val="005A4832"/>
    <w:rsid w:val="005A4987"/>
    <w:rsid w:val="005A4A00"/>
    <w:rsid w:val="005A4C48"/>
    <w:rsid w:val="005A4CC3"/>
    <w:rsid w:val="005A4EC1"/>
    <w:rsid w:val="005A4F33"/>
    <w:rsid w:val="005A511A"/>
    <w:rsid w:val="005A52BF"/>
    <w:rsid w:val="005A54D1"/>
    <w:rsid w:val="005A564D"/>
    <w:rsid w:val="005A588D"/>
    <w:rsid w:val="005A589A"/>
    <w:rsid w:val="005A5A8C"/>
    <w:rsid w:val="005A5D4A"/>
    <w:rsid w:val="005A60FC"/>
    <w:rsid w:val="005A614D"/>
    <w:rsid w:val="005A6707"/>
    <w:rsid w:val="005A6847"/>
    <w:rsid w:val="005A689A"/>
    <w:rsid w:val="005A6B5F"/>
    <w:rsid w:val="005A6B63"/>
    <w:rsid w:val="005A6D4E"/>
    <w:rsid w:val="005A6DDA"/>
    <w:rsid w:val="005A6DEA"/>
    <w:rsid w:val="005A6E48"/>
    <w:rsid w:val="005A7135"/>
    <w:rsid w:val="005A71B1"/>
    <w:rsid w:val="005A7336"/>
    <w:rsid w:val="005A746B"/>
    <w:rsid w:val="005A781D"/>
    <w:rsid w:val="005A78FD"/>
    <w:rsid w:val="005A79B5"/>
    <w:rsid w:val="005A7BD5"/>
    <w:rsid w:val="005A7DA1"/>
    <w:rsid w:val="005A7EDC"/>
    <w:rsid w:val="005B0356"/>
    <w:rsid w:val="005B04A6"/>
    <w:rsid w:val="005B0582"/>
    <w:rsid w:val="005B059F"/>
    <w:rsid w:val="005B060A"/>
    <w:rsid w:val="005B0617"/>
    <w:rsid w:val="005B06C0"/>
    <w:rsid w:val="005B07AA"/>
    <w:rsid w:val="005B07E4"/>
    <w:rsid w:val="005B08C3"/>
    <w:rsid w:val="005B0928"/>
    <w:rsid w:val="005B09A3"/>
    <w:rsid w:val="005B0A0F"/>
    <w:rsid w:val="005B0E2F"/>
    <w:rsid w:val="005B0F6A"/>
    <w:rsid w:val="005B0F75"/>
    <w:rsid w:val="005B0FA1"/>
    <w:rsid w:val="005B1122"/>
    <w:rsid w:val="005B123B"/>
    <w:rsid w:val="005B1622"/>
    <w:rsid w:val="005B1920"/>
    <w:rsid w:val="005B1EBF"/>
    <w:rsid w:val="005B22FD"/>
    <w:rsid w:val="005B2558"/>
    <w:rsid w:val="005B255A"/>
    <w:rsid w:val="005B2722"/>
    <w:rsid w:val="005B2887"/>
    <w:rsid w:val="005B28FE"/>
    <w:rsid w:val="005B297D"/>
    <w:rsid w:val="005B29E6"/>
    <w:rsid w:val="005B2A12"/>
    <w:rsid w:val="005B2B66"/>
    <w:rsid w:val="005B2BA5"/>
    <w:rsid w:val="005B2C0E"/>
    <w:rsid w:val="005B2F45"/>
    <w:rsid w:val="005B2FCD"/>
    <w:rsid w:val="005B3314"/>
    <w:rsid w:val="005B3355"/>
    <w:rsid w:val="005B3433"/>
    <w:rsid w:val="005B3452"/>
    <w:rsid w:val="005B34DA"/>
    <w:rsid w:val="005B35FC"/>
    <w:rsid w:val="005B3601"/>
    <w:rsid w:val="005B3AFC"/>
    <w:rsid w:val="005B3BE9"/>
    <w:rsid w:val="005B3FA8"/>
    <w:rsid w:val="005B41BF"/>
    <w:rsid w:val="005B476D"/>
    <w:rsid w:val="005B4EFB"/>
    <w:rsid w:val="005B5342"/>
    <w:rsid w:val="005B5634"/>
    <w:rsid w:val="005B5838"/>
    <w:rsid w:val="005B5FC0"/>
    <w:rsid w:val="005B616F"/>
    <w:rsid w:val="005B630D"/>
    <w:rsid w:val="005B6537"/>
    <w:rsid w:val="005B693A"/>
    <w:rsid w:val="005B6A92"/>
    <w:rsid w:val="005B6E1D"/>
    <w:rsid w:val="005B70CD"/>
    <w:rsid w:val="005B71DC"/>
    <w:rsid w:val="005B7227"/>
    <w:rsid w:val="005B7283"/>
    <w:rsid w:val="005B73D0"/>
    <w:rsid w:val="005B755D"/>
    <w:rsid w:val="005B766F"/>
    <w:rsid w:val="005B7B0E"/>
    <w:rsid w:val="005B7B93"/>
    <w:rsid w:val="005B7D94"/>
    <w:rsid w:val="005B7EC7"/>
    <w:rsid w:val="005B7F94"/>
    <w:rsid w:val="005C00ED"/>
    <w:rsid w:val="005C0348"/>
    <w:rsid w:val="005C0446"/>
    <w:rsid w:val="005C111E"/>
    <w:rsid w:val="005C1575"/>
    <w:rsid w:val="005C1A68"/>
    <w:rsid w:val="005C1B96"/>
    <w:rsid w:val="005C1C12"/>
    <w:rsid w:val="005C1C86"/>
    <w:rsid w:val="005C1EFC"/>
    <w:rsid w:val="005C2655"/>
    <w:rsid w:val="005C28B4"/>
    <w:rsid w:val="005C298E"/>
    <w:rsid w:val="005C2C15"/>
    <w:rsid w:val="005C2C32"/>
    <w:rsid w:val="005C3025"/>
    <w:rsid w:val="005C3ED5"/>
    <w:rsid w:val="005C4012"/>
    <w:rsid w:val="005C43CE"/>
    <w:rsid w:val="005C43EE"/>
    <w:rsid w:val="005C44FF"/>
    <w:rsid w:val="005C45C8"/>
    <w:rsid w:val="005C47AB"/>
    <w:rsid w:val="005C486C"/>
    <w:rsid w:val="005C4925"/>
    <w:rsid w:val="005C4BAE"/>
    <w:rsid w:val="005C4C7F"/>
    <w:rsid w:val="005C4CE6"/>
    <w:rsid w:val="005C4DCC"/>
    <w:rsid w:val="005C4E61"/>
    <w:rsid w:val="005C54A7"/>
    <w:rsid w:val="005C54ED"/>
    <w:rsid w:val="005C558E"/>
    <w:rsid w:val="005C5629"/>
    <w:rsid w:val="005C59C2"/>
    <w:rsid w:val="005C5A66"/>
    <w:rsid w:val="005C606B"/>
    <w:rsid w:val="005C616D"/>
    <w:rsid w:val="005C64ED"/>
    <w:rsid w:val="005C65C5"/>
    <w:rsid w:val="005C66ED"/>
    <w:rsid w:val="005C6BC9"/>
    <w:rsid w:val="005C6DBD"/>
    <w:rsid w:val="005C70A7"/>
    <w:rsid w:val="005C719C"/>
    <w:rsid w:val="005C7272"/>
    <w:rsid w:val="005C7684"/>
    <w:rsid w:val="005C77C0"/>
    <w:rsid w:val="005C7BCD"/>
    <w:rsid w:val="005D0242"/>
    <w:rsid w:val="005D0493"/>
    <w:rsid w:val="005D059A"/>
    <w:rsid w:val="005D0659"/>
    <w:rsid w:val="005D0C5D"/>
    <w:rsid w:val="005D0EB3"/>
    <w:rsid w:val="005D10C9"/>
    <w:rsid w:val="005D19E4"/>
    <w:rsid w:val="005D1F0E"/>
    <w:rsid w:val="005D241C"/>
    <w:rsid w:val="005D24E5"/>
    <w:rsid w:val="005D25A4"/>
    <w:rsid w:val="005D268A"/>
    <w:rsid w:val="005D274F"/>
    <w:rsid w:val="005D2959"/>
    <w:rsid w:val="005D29D9"/>
    <w:rsid w:val="005D29DF"/>
    <w:rsid w:val="005D2C95"/>
    <w:rsid w:val="005D2DD1"/>
    <w:rsid w:val="005D2DD4"/>
    <w:rsid w:val="005D2DED"/>
    <w:rsid w:val="005D2EC7"/>
    <w:rsid w:val="005D2F9E"/>
    <w:rsid w:val="005D3011"/>
    <w:rsid w:val="005D3404"/>
    <w:rsid w:val="005D3582"/>
    <w:rsid w:val="005D3619"/>
    <w:rsid w:val="005D3638"/>
    <w:rsid w:val="005D3670"/>
    <w:rsid w:val="005D3E2E"/>
    <w:rsid w:val="005D41B1"/>
    <w:rsid w:val="005D444B"/>
    <w:rsid w:val="005D4693"/>
    <w:rsid w:val="005D48F0"/>
    <w:rsid w:val="005D49D8"/>
    <w:rsid w:val="005D4BB3"/>
    <w:rsid w:val="005D4E3B"/>
    <w:rsid w:val="005D4FE0"/>
    <w:rsid w:val="005D5008"/>
    <w:rsid w:val="005D54BB"/>
    <w:rsid w:val="005D5A54"/>
    <w:rsid w:val="005D5F2F"/>
    <w:rsid w:val="005D5FE9"/>
    <w:rsid w:val="005D60FF"/>
    <w:rsid w:val="005D6321"/>
    <w:rsid w:val="005D63EB"/>
    <w:rsid w:val="005D6480"/>
    <w:rsid w:val="005D65EA"/>
    <w:rsid w:val="005D69FA"/>
    <w:rsid w:val="005D6AF6"/>
    <w:rsid w:val="005D6E3C"/>
    <w:rsid w:val="005D6F44"/>
    <w:rsid w:val="005D7281"/>
    <w:rsid w:val="005D72E3"/>
    <w:rsid w:val="005D74DE"/>
    <w:rsid w:val="005D786D"/>
    <w:rsid w:val="005D7A76"/>
    <w:rsid w:val="005D7A7E"/>
    <w:rsid w:val="005D7CF8"/>
    <w:rsid w:val="005D7F0B"/>
    <w:rsid w:val="005E0025"/>
    <w:rsid w:val="005E0346"/>
    <w:rsid w:val="005E047F"/>
    <w:rsid w:val="005E05B1"/>
    <w:rsid w:val="005E0A5B"/>
    <w:rsid w:val="005E0AE8"/>
    <w:rsid w:val="005E0B4C"/>
    <w:rsid w:val="005E0B81"/>
    <w:rsid w:val="005E0D39"/>
    <w:rsid w:val="005E119B"/>
    <w:rsid w:val="005E1484"/>
    <w:rsid w:val="005E14B6"/>
    <w:rsid w:val="005E14BC"/>
    <w:rsid w:val="005E1585"/>
    <w:rsid w:val="005E18D0"/>
    <w:rsid w:val="005E1907"/>
    <w:rsid w:val="005E1A53"/>
    <w:rsid w:val="005E1A8D"/>
    <w:rsid w:val="005E1B77"/>
    <w:rsid w:val="005E1C3C"/>
    <w:rsid w:val="005E1C58"/>
    <w:rsid w:val="005E1C59"/>
    <w:rsid w:val="005E1CF7"/>
    <w:rsid w:val="005E1DC5"/>
    <w:rsid w:val="005E1E82"/>
    <w:rsid w:val="005E212C"/>
    <w:rsid w:val="005E21D3"/>
    <w:rsid w:val="005E22C6"/>
    <w:rsid w:val="005E253F"/>
    <w:rsid w:val="005E2669"/>
    <w:rsid w:val="005E2856"/>
    <w:rsid w:val="005E2A6E"/>
    <w:rsid w:val="005E2FF8"/>
    <w:rsid w:val="005E3004"/>
    <w:rsid w:val="005E3242"/>
    <w:rsid w:val="005E32FF"/>
    <w:rsid w:val="005E3535"/>
    <w:rsid w:val="005E36DD"/>
    <w:rsid w:val="005E3903"/>
    <w:rsid w:val="005E3999"/>
    <w:rsid w:val="005E39CE"/>
    <w:rsid w:val="005E3A5E"/>
    <w:rsid w:val="005E3CDC"/>
    <w:rsid w:val="005E3E2D"/>
    <w:rsid w:val="005E3F12"/>
    <w:rsid w:val="005E4186"/>
    <w:rsid w:val="005E41BD"/>
    <w:rsid w:val="005E44FB"/>
    <w:rsid w:val="005E458C"/>
    <w:rsid w:val="005E468C"/>
    <w:rsid w:val="005E46FE"/>
    <w:rsid w:val="005E494C"/>
    <w:rsid w:val="005E4A63"/>
    <w:rsid w:val="005E4BA5"/>
    <w:rsid w:val="005E4C9B"/>
    <w:rsid w:val="005E4D0A"/>
    <w:rsid w:val="005E4E36"/>
    <w:rsid w:val="005E5039"/>
    <w:rsid w:val="005E504C"/>
    <w:rsid w:val="005E530F"/>
    <w:rsid w:val="005E5599"/>
    <w:rsid w:val="005E5639"/>
    <w:rsid w:val="005E56DA"/>
    <w:rsid w:val="005E56EB"/>
    <w:rsid w:val="005E597B"/>
    <w:rsid w:val="005E5A51"/>
    <w:rsid w:val="005E5A87"/>
    <w:rsid w:val="005E5F49"/>
    <w:rsid w:val="005E607B"/>
    <w:rsid w:val="005E6307"/>
    <w:rsid w:val="005E63FA"/>
    <w:rsid w:val="005E6D66"/>
    <w:rsid w:val="005E6FB9"/>
    <w:rsid w:val="005E6FFE"/>
    <w:rsid w:val="005E7851"/>
    <w:rsid w:val="005E79AA"/>
    <w:rsid w:val="005E7A09"/>
    <w:rsid w:val="005E7C32"/>
    <w:rsid w:val="005E7DA1"/>
    <w:rsid w:val="005F006E"/>
    <w:rsid w:val="005F0153"/>
    <w:rsid w:val="005F050B"/>
    <w:rsid w:val="005F0520"/>
    <w:rsid w:val="005F06C2"/>
    <w:rsid w:val="005F077D"/>
    <w:rsid w:val="005F0A9B"/>
    <w:rsid w:val="005F14F5"/>
    <w:rsid w:val="005F198E"/>
    <w:rsid w:val="005F1996"/>
    <w:rsid w:val="005F19C3"/>
    <w:rsid w:val="005F1A02"/>
    <w:rsid w:val="005F1A91"/>
    <w:rsid w:val="005F1C4C"/>
    <w:rsid w:val="005F1F6F"/>
    <w:rsid w:val="005F221A"/>
    <w:rsid w:val="005F231D"/>
    <w:rsid w:val="005F23CE"/>
    <w:rsid w:val="005F2463"/>
    <w:rsid w:val="005F2623"/>
    <w:rsid w:val="005F2A12"/>
    <w:rsid w:val="005F2A25"/>
    <w:rsid w:val="005F2AD8"/>
    <w:rsid w:val="005F2AEF"/>
    <w:rsid w:val="005F2DE8"/>
    <w:rsid w:val="005F3147"/>
    <w:rsid w:val="005F3505"/>
    <w:rsid w:val="005F37AA"/>
    <w:rsid w:val="005F3984"/>
    <w:rsid w:val="005F39D5"/>
    <w:rsid w:val="005F3A1A"/>
    <w:rsid w:val="005F3A26"/>
    <w:rsid w:val="005F3A29"/>
    <w:rsid w:val="005F3A47"/>
    <w:rsid w:val="005F3F1F"/>
    <w:rsid w:val="005F4780"/>
    <w:rsid w:val="005F47E8"/>
    <w:rsid w:val="005F48F9"/>
    <w:rsid w:val="005F4AD5"/>
    <w:rsid w:val="005F4B5F"/>
    <w:rsid w:val="005F4DD0"/>
    <w:rsid w:val="005F4E29"/>
    <w:rsid w:val="005F4EA8"/>
    <w:rsid w:val="005F5382"/>
    <w:rsid w:val="005F56F9"/>
    <w:rsid w:val="005F5842"/>
    <w:rsid w:val="005F5A29"/>
    <w:rsid w:val="005F5BCE"/>
    <w:rsid w:val="005F5D44"/>
    <w:rsid w:val="005F5ED2"/>
    <w:rsid w:val="005F61C1"/>
    <w:rsid w:val="005F62B0"/>
    <w:rsid w:val="005F64F4"/>
    <w:rsid w:val="005F652E"/>
    <w:rsid w:val="005F6530"/>
    <w:rsid w:val="005F6597"/>
    <w:rsid w:val="005F660E"/>
    <w:rsid w:val="005F6669"/>
    <w:rsid w:val="005F6839"/>
    <w:rsid w:val="005F6C47"/>
    <w:rsid w:val="005F6D1A"/>
    <w:rsid w:val="005F71C4"/>
    <w:rsid w:val="005F753D"/>
    <w:rsid w:val="005F79A7"/>
    <w:rsid w:val="005F7AC6"/>
    <w:rsid w:val="005F7B98"/>
    <w:rsid w:val="005F7BE1"/>
    <w:rsid w:val="005F7BE2"/>
    <w:rsid w:val="005F7EB9"/>
    <w:rsid w:val="00600274"/>
    <w:rsid w:val="006004F5"/>
    <w:rsid w:val="0060051F"/>
    <w:rsid w:val="00600563"/>
    <w:rsid w:val="006008D2"/>
    <w:rsid w:val="006008D8"/>
    <w:rsid w:val="006008DE"/>
    <w:rsid w:val="006008F5"/>
    <w:rsid w:val="006009E1"/>
    <w:rsid w:val="00600CC0"/>
    <w:rsid w:val="00600D30"/>
    <w:rsid w:val="00601188"/>
    <w:rsid w:val="00601207"/>
    <w:rsid w:val="00601464"/>
    <w:rsid w:val="00601694"/>
    <w:rsid w:val="006016BD"/>
    <w:rsid w:val="006017F9"/>
    <w:rsid w:val="006018A4"/>
    <w:rsid w:val="00601AE2"/>
    <w:rsid w:val="00601BFE"/>
    <w:rsid w:val="00601DDE"/>
    <w:rsid w:val="0060208C"/>
    <w:rsid w:val="00602795"/>
    <w:rsid w:val="0060288D"/>
    <w:rsid w:val="006029A5"/>
    <w:rsid w:val="00602C0C"/>
    <w:rsid w:val="00602DEE"/>
    <w:rsid w:val="006032A7"/>
    <w:rsid w:val="00603337"/>
    <w:rsid w:val="00603442"/>
    <w:rsid w:val="006035EC"/>
    <w:rsid w:val="00603A75"/>
    <w:rsid w:val="00603ACA"/>
    <w:rsid w:val="00603BCB"/>
    <w:rsid w:val="00603E23"/>
    <w:rsid w:val="00604021"/>
    <w:rsid w:val="00604456"/>
    <w:rsid w:val="006044C2"/>
    <w:rsid w:val="0060469A"/>
    <w:rsid w:val="00605424"/>
    <w:rsid w:val="006054C3"/>
    <w:rsid w:val="0060560F"/>
    <w:rsid w:val="0060562B"/>
    <w:rsid w:val="00605655"/>
    <w:rsid w:val="006057F6"/>
    <w:rsid w:val="00605A32"/>
    <w:rsid w:val="00605A82"/>
    <w:rsid w:val="00605B5D"/>
    <w:rsid w:val="00605C00"/>
    <w:rsid w:val="00605E5A"/>
    <w:rsid w:val="00606227"/>
    <w:rsid w:val="006067D0"/>
    <w:rsid w:val="0060690E"/>
    <w:rsid w:val="00606925"/>
    <w:rsid w:val="00606995"/>
    <w:rsid w:val="00606D22"/>
    <w:rsid w:val="00607084"/>
    <w:rsid w:val="00607146"/>
    <w:rsid w:val="00607200"/>
    <w:rsid w:val="006072EB"/>
    <w:rsid w:val="0060742E"/>
    <w:rsid w:val="006075F5"/>
    <w:rsid w:val="006076D5"/>
    <w:rsid w:val="0060785D"/>
    <w:rsid w:val="006078C3"/>
    <w:rsid w:val="00607BB4"/>
    <w:rsid w:val="00607C56"/>
    <w:rsid w:val="00607CE5"/>
    <w:rsid w:val="00607DF1"/>
    <w:rsid w:val="00607E61"/>
    <w:rsid w:val="00607F74"/>
    <w:rsid w:val="0061005B"/>
    <w:rsid w:val="00610090"/>
    <w:rsid w:val="00610099"/>
    <w:rsid w:val="006100AE"/>
    <w:rsid w:val="006101D6"/>
    <w:rsid w:val="00610331"/>
    <w:rsid w:val="00610347"/>
    <w:rsid w:val="00610890"/>
    <w:rsid w:val="0061094B"/>
    <w:rsid w:val="00610989"/>
    <w:rsid w:val="00610A57"/>
    <w:rsid w:val="00610BAB"/>
    <w:rsid w:val="00610BF0"/>
    <w:rsid w:val="00610C5F"/>
    <w:rsid w:val="00610D8C"/>
    <w:rsid w:val="006110FD"/>
    <w:rsid w:val="00611209"/>
    <w:rsid w:val="006112CF"/>
    <w:rsid w:val="0061138D"/>
    <w:rsid w:val="00611656"/>
    <w:rsid w:val="00611712"/>
    <w:rsid w:val="0061176C"/>
    <w:rsid w:val="00611988"/>
    <w:rsid w:val="00611B15"/>
    <w:rsid w:val="00611BFC"/>
    <w:rsid w:val="00611C13"/>
    <w:rsid w:val="00611C5C"/>
    <w:rsid w:val="006120F4"/>
    <w:rsid w:val="0061214D"/>
    <w:rsid w:val="00612172"/>
    <w:rsid w:val="0061259F"/>
    <w:rsid w:val="00612647"/>
    <w:rsid w:val="006129DC"/>
    <w:rsid w:val="00612BF3"/>
    <w:rsid w:val="00612C23"/>
    <w:rsid w:val="00612D72"/>
    <w:rsid w:val="00612D83"/>
    <w:rsid w:val="00613105"/>
    <w:rsid w:val="0061346D"/>
    <w:rsid w:val="006135A6"/>
    <w:rsid w:val="006135EC"/>
    <w:rsid w:val="006137D8"/>
    <w:rsid w:val="00613893"/>
    <w:rsid w:val="00613AD2"/>
    <w:rsid w:val="00613B83"/>
    <w:rsid w:val="00613C03"/>
    <w:rsid w:val="00613CCC"/>
    <w:rsid w:val="006142BE"/>
    <w:rsid w:val="00614367"/>
    <w:rsid w:val="006145D7"/>
    <w:rsid w:val="006148CE"/>
    <w:rsid w:val="00614CF8"/>
    <w:rsid w:val="00614D09"/>
    <w:rsid w:val="00614FA1"/>
    <w:rsid w:val="006154BC"/>
    <w:rsid w:val="006157C9"/>
    <w:rsid w:val="00615B32"/>
    <w:rsid w:val="00615B5C"/>
    <w:rsid w:val="00615E2C"/>
    <w:rsid w:val="00615E69"/>
    <w:rsid w:val="00615EFB"/>
    <w:rsid w:val="00615F17"/>
    <w:rsid w:val="00615FFF"/>
    <w:rsid w:val="00616005"/>
    <w:rsid w:val="00616206"/>
    <w:rsid w:val="00616388"/>
    <w:rsid w:val="00616831"/>
    <w:rsid w:val="0061686B"/>
    <w:rsid w:val="006168C3"/>
    <w:rsid w:val="00616AE9"/>
    <w:rsid w:val="00616B2C"/>
    <w:rsid w:val="00616CB6"/>
    <w:rsid w:val="00616D46"/>
    <w:rsid w:val="006170CF"/>
    <w:rsid w:val="00617127"/>
    <w:rsid w:val="006171D2"/>
    <w:rsid w:val="006179D6"/>
    <w:rsid w:val="00617DAD"/>
    <w:rsid w:val="00617E45"/>
    <w:rsid w:val="00620056"/>
    <w:rsid w:val="00620232"/>
    <w:rsid w:val="0062032B"/>
    <w:rsid w:val="0062034E"/>
    <w:rsid w:val="0062036A"/>
    <w:rsid w:val="0062039E"/>
    <w:rsid w:val="0062056E"/>
    <w:rsid w:val="006205BC"/>
    <w:rsid w:val="00620720"/>
    <w:rsid w:val="00620AF8"/>
    <w:rsid w:val="00620BF3"/>
    <w:rsid w:val="00620EBC"/>
    <w:rsid w:val="00620ED3"/>
    <w:rsid w:val="00620F55"/>
    <w:rsid w:val="00620F87"/>
    <w:rsid w:val="0062101D"/>
    <w:rsid w:val="0062105F"/>
    <w:rsid w:val="00621077"/>
    <w:rsid w:val="00621213"/>
    <w:rsid w:val="006213B2"/>
    <w:rsid w:val="00621538"/>
    <w:rsid w:val="00621602"/>
    <w:rsid w:val="006219A9"/>
    <w:rsid w:val="006219C5"/>
    <w:rsid w:val="006219E8"/>
    <w:rsid w:val="00621A60"/>
    <w:rsid w:val="00621A86"/>
    <w:rsid w:val="00621B84"/>
    <w:rsid w:val="00621E83"/>
    <w:rsid w:val="00622100"/>
    <w:rsid w:val="0062229D"/>
    <w:rsid w:val="00622576"/>
    <w:rsid w:val="006226AF"/>
    <w:rsid w:val="00622FBB"/>
    <w:rsid w:val="0062311A"/>
    <w:rsid w:val="006231AF"/>
    <w:rsid w:val="0062322B"/>
    <w:rsid w:val="006233C4"/>
    <w:rsid w:val="006239C1"/>
    <w:rsid w:val="00623B1F"/>
    <w:rsid w:val="00623E28"/>
    <w:rsid w:val="00623E61"/>
    <w:rsid w:val="00623F0D"/>
    <w:rsid w:val="00623F1E"/>
    <w:rsid w:val="0062400A"/>
    <w:rsid w:val="00624060"/>
    <w:rsid w:val="00624081"/>
    <w:rsid w:val="00624271"/>
    <w:rsid w:val="0062478B"/>
    <w:rsid w:val="00624C2C"/>
    <w:rsid w:val="00624EFF"/>
    <w:rsid w:val="0062516C"/>
    <w:rsid w:val="00625186"/>
    <w:rsid w:val="00625406"/>
    <w:rsid w:val="00625629"/>
    <w:rsid w:val="00625929"/>
    <w:rsid w:val="00625AF0"/>
    <w:rsid w:val="00625B84"/>
    <w:rsid w:val="00625BE2"/>
    <w:rsid w:val="00625E38"/>
    <w:rsid w:val="00626191"/>
    <w:rsid w:val="006262C0"/>
    <w:rsid w:val="00626855"/>
    <w:rsid w:val="00626869"/>
    <w:rsid w:val="00626875"/>
    <w:rsid w:val="00626B2C"/>
    <w:rsid w:val="00626CD9"/>
    <w:rsid w:val="00626EF0"/>
    <w:rsid w:val="00627622"/>
    <w:rsid w:val="00627638"/>
    <w:rsid w:val="00627913"/>
    <w:rsid w:val="00627980"/>
    <w:rsid w:val="00627ACE"/>
    <w:rsid w:val="00627BB0"/>
    <w:rsid w:val="00627C63"/>
    <w:rsid w:val="00627D5D"/>
    <w:rsid w:val="00630031"/>
    <w:rsid w:val="0063007B"/>
    <w:rsid w:val="00630187"/>
    <w:rsid w:val="0063032F"/>
    <w:rsid w:val="00630368"/>
    <w:rsid w:val="0063044D"/>
    <w:rsid w:val="0063045F"/>
    <w:rsid w:val="006305DF"/>
    <w:rsid w:val="00630676"/>
    <w:rsid w:val="006307B7"/>
    <w:rsid w:val="00630930"/>
    <w:rsid w:val="00630E76"/>
    <w:rsid w:val="0063115B"/>
    <w:rsid w:val="00631326"/>
    <w:rsid w:val="006314AC"/>
    <w:rsid w:val="00631629"/>
    <w:rsid w:val="006319BD"/>
    <w:rsid w:val="00631C0C"/>
    <w:rsid w:val="00631D6A"/>
    <w:rsid w:val="00631F5F"/>
    <w:rsid w:val="00632184"/>
    <w:rsid w:val="006329D4"/>
    <w:rsid w:val="00632A2B"/>
    <w:rsid w:val="00632A88"/>
    <w:rsid w:val="0063305F"/>
    <w:rsid w:val="0063331E"/>
    <w:rsid w:val="0063347F"/>
    <w:rsid w:val="0063349A"/>
    <w:rsid w:val="00633FD9"/>
    <w:rsid w:val="006340BB"/>
    <w:rsid w:val="00634597"/>
    <w:rsid w:val="006346E2"/>
    <w:rsid w:val="00634915"/>
    <w:rsid w:val="00634F6B"/>
    <w:rsid w:val="0063532A"/>
    <w:rsid w:val="00635491"/>
    <w:rsid w:val="006357DD"/>
    <w:rsid w:val="006357ED"/>
    <w:rsid w:val="00635A85"/>
    <w:rsid w:val="00635DAA"/>
    <w:rsid w:val="00635E07"/>
    <w:rsid w:val="0063619D"/>
    <w:rsid w:val="006361BC"/>
    <w:rsid w:val="006362E0"/>
    <w:rsid w:val="0063636D"/>
    <w:rsid w:val="00636875"/>
    <w:rsid w:val="00636BA8"/>
    <w:rsid w:val="00636E5B"/>
    <w:rsid w:val="00636EB3"/>
    <w:rsid w:val="00636FBD"/>
    <w:rsid w:val="006370A1"/>
    <w:rsid w:val="0063714A"/>
    <w:rsid w:val="006373A0"/>
    <w:rsid w:val="00637459"/>
    <w:rsid w:val="006375D7"/>
    <w:rsid w:val="00637680"/>
    <w:rsid w:val="00637A46"/>
    <w:rsid w:val="00637B45"/>
    <w:rsid w:val="00637C16"/>
    <w:rsid w:val="00637E4F"/>
    <w:rsid w:val="00637EDB"/>
    <w:rsid w:val="0064024D"/>
    <w:rsid w:val="00640251"/>
    <w:rsid w:val="006403F6"/>
    <w:rsid w:val="00640521"/>
    <w:rsid w:val="00640C5D"/>
    <w:rsid w:val="00640FE0"/>
    <w:rsid w:val="0064162D"/>
    <w:rsid w:val="006416F2"/>
    <w:rsid w:val="0064173F"/>
    <w:rsid w:val="00641800"/>
    <w:rsid w:val="00641AAD"/>
    <w:rsid w:val="00641B5D"/>
    <w:rsid w:val="00641E94"/>
    <w:rsid w:val="00641ECD"/>
    <w:rsid w:val="00641FB7"/>
    <w:rsid w:val="0064234F"/>
    <w:rsid w:val="006423A8"/>
    <w:rsid w:val="006426AF"/>
    <w:rsid w:val="00642858"/>
    <w:rsid w:val="006429C0"/>
    <w:rsid w:val="00642A63"/>
    <w:rsid w:val="00642A7F"/>
    <w:rsid w:val="00642E86"/>
    <w:rsid w:val="006430FD"/>
    <w:rsid w:val="00643275"/>
    <w:rsid w:val="0064328E"/>
    <w:rsid w:val="006434D4"/>
    <w:rsid w:val="00643633"/>
    <w:rsid w:val="0064367B"/>
    <w:rsid w:val="006437E5"/>
    <w:rsid w:val="006439A1"/>
    <w:rsid w:val="00643F01"/>
    <w:rsid w:val="00643F50"/>
    <w:rsid w:val="006440CA"/>
    <w:rsid w:val="00644305"/>
    <w:rsid w:val="00644347"/>
    <w:rsid w:val="006443A6"/>
    <w:rsid w:val="0064454B"/>
    <w:rsid w:val="006448A4"/>
    <w:rsid w:val="006448C0"/>
    <w:rsid w:val="006448DA"/>
    <w:rsid w:val="00644BB3"/>
    <w:rsid w:val="00644D9A"/>
    <w:rsid w:val="00644E9B"/>
    <w:rsid w:val="00644FAB"/>
    <w:rsid w:val="00645845"/>
    <w:rsid w:val="006458E0"/>
    <w:rsid w:val="00645986"/>
    <w:rsid w:val="00645ABA"/>
    <w:rsid w:val="00645C2E"/>
    <w:rsid w:val="00645D1E"/>
    <w:rsid w:val="00645FCD"/>
    <w:rsid w:val="0064643C"/>
    <w:rsid w:val="00646478"/>
    <w:rsid w:val="00646569"/>
    <w:rsid w:val="0064672D"/>
    <w:rsid w:val="00646770"/>
    <w:rsid w:val="0064698C"/>
    <w:rsid w:val="00646A6F"/>
    <w:rsid w:val="00646CFC"/>
    <w:rsid w:val="00646D2B"/>
    <w:rsid w:val="00646D76"/>
    <w:rsid w:val="00646F27"/>
    <w:rsid w:val="00646FF4"/>
    <w:rsid w:val="00647125"/>
    <w:rsid w:val="00647223"/>
    <w:rsid w:val="006473EA"/>
    <w:rsid w:val="00647473"/>
    <w:rsid w:val="006475FE"/>
    <w:rsid w:val="00647727"/>
    <w:rsid w:val="006477EF"/>
    <w:rsid w:val="00647CF8"/>
    <w:rsid w:val="00650020"/>
    <w:rsid w:val="00650205"/>
    <w:rsid w:val="006502BD"/>
    <w:rsid w:val="006503B9"/>
    <w:rsid w:val="006503F8"/>
    <w:rsid w:val="006505BC"/>
    <w:rsid w:val="00650B6B"/>
    <w:rsid w:val="00650EE0"/>
    <w:rsid w:val="00650F2E"/>
    <w:rsid w:val="00651112"/>
    <w:rsid w:val="00651374"/>
    <w:rsid w:val="0065139E"/>
    <w:rsid w:val="00651545"/>
    <w:rsid w:val="006518EF"/>
    <w:rsid w:val="00651A33"/>
    <w:rsid w:val="00651E17"/>
    <w:rsid w:val="00651FCB"/>
    <w:rsid w:val="00652001"/>
    <w:rsid w:val="0065210D"/>
    <w:rsid w:val="006521EE"/>
    <w:rsid w:val="00652323"/>
    <w:rsid w:val="006524EF"/>
    <w:rsid w:val="00652664"/>
    <w:rsid w:val="006529D9"/>
    <w:rsid w:val="00652B6C"/>
    <w:rsid w:val="00652BB5"/>
    <w:rsid w:val="00652C84"/>
    <w:rsid w:val="00652DF3"/>
    <w:rsid w:val="00652E2B"/>
    <w:rsid w:val="0065312F"/>
    <w:rsid w:val="00653181"/>
    <w:rsid w:val="00653F56"/>
    <w:rsid w:val="0065400B"/>
    <w:rsid w:val="00654532"/>
    <w:rsid w:val="00654537"/>
    <w:rsid w:val="00654566"/>
    <w:rsid w:val="006545AB"/>
    <w:rsid w:val="00654624"/>
    <w:rsid w:val="00654700"/>
    <w:rsid w:val="006547C9"/>
    <w:rsid w:val="00654873"/>
    <w:rsid w:val="00654A7F"/>
    <w:rsid w:val="00654CFC"/>
    <w:rsid w:val="00654EB5"/>
    <w:rsid w:val="00654EDF"/>
    <w:rsid w:val="00655078"/>
    <w:rsid w:val="0065529E"/>
    <w:rsid w:val="00655365"/>
    <w:rsid w:val="006556E4"/>
    <w:rsid w:val="00655708"/>
    <w:rsid w:val="006558FE"/>
    <w:rsid w:val="006559F7"/>
    <w:rsid w:val="00655A88"/>
    <w:rsid w:val="00655C3D"/>
    <w:rsid w:val="00655EBA"/>
    <w:rsid w:val="0065609F"/>
    <w:rsid w:val="0065610C"/>
    <w:rsid w:val="006561BE"/>
    <w:rsid w:val="006564F5"/>
    <w:rsid w:val="00656B15"/>
    <w:rsid w:val="00656BFE"/>
    <w:rsid w:val="00656E46"/>
    <w:rsid w:val="0065702A"/>
    <w:rsid w:val="00657070"/>
    <w:rsid w:val="00657276"/>
    <w:rsid w:val="00657362"/>
    <w:rsid w:val="0065778E"/>
    <w:rsid w:val="00657843"/>
    <w:rsid w:val="00657954"/>
    <w:rsid w:val="006579E0"/>
    <w:rsid w:val="00657A35"/>
    <w:rsid w:val="00657C69"/>
    <w:rsid w:val="00660048"/>
    <w:rsid w:val="0066011D"/>
    <w:rsid w:val="00660331"/>
    <w:rsid w:val="00660734"/>
    <w:rsid w:val="00660842"/>
    <w:rsid w:val="0066084E"/>
    <w:rsid w:val="00660C4B"/>
    <w:rsid w:val="00660D6A"/>
    <w:rsid w:val="0066106C"/>
    <w:rsid w:val="00661266"/>
    <w:rsid w:val="0066140F"/>
    <w:rsid w:val="00661443"/>
    <w:rsid w:val="00661736"/>
    <w:rsid w:val="006617BC"/>
    <w:rsid w:val="00661CE9"/>
    <w:rsid w:val="00661D0D"/>
    <w:rsid w:val="00661E87"/>
    <w:rsid w:val="0066249A"/>
    <w:rsid w:val="0066270B"/>
    <w:rsid w:val="00662833"/>
    <w:rsid w:val="00662844"/>
    <w:rsid w:val="00662A45"/>
    <w:rsid w:val="00662BE3"/>
    <w:rsid w:val="00662DFF"/>
    <w:rsid w:val="00662E1A"/>
    <w:rsid w:val="00662EAF"/>
    <w:rsid w:val="00662F5B"/>
    <w:rsid w:val="00662FF8"/>
    <w:rsid w:val="006630B2"/>
    <w:rsid w:val="006631B5"/>
    <w:rsid w:val="00663324"/>
    <w:rsid w:val="006634FF"/>
    <w:rsid w:val="006635FA"/>
    <w:rsid w:val="0066376B"/>
    <w:rsid w:val="00663B80"/>
    <w:rsid w:val="00663F0D"/>
    <w:rsid w:val="0066408D"/>
    <w:rsid w:val="00664122"/>
    <w:rsid w:val="00664225"/>
    <w:rsid w:val="00664254"/>
    <w:rsid w:val="0066439F"/>
    <w:rsid w:val="006643C8"/>
    <w:rsid w:val="00664425"/>
    <w:rsid w:val="0066442C"/>
    <w:rsid w:val="00664454"/>
    <w:rsid w:val="00664508"/>
    <w:rsid w:val="0066460C"/>
    <w:rsid w:val="0066466F"/>
    <w:rsid w:val="006647E0"/>
    <w:rsid w:val="00664977"/>
    <w:rsid w:val="00664E21"/>
    <w:rsid w:val="006650F4"/>
    <w:rsid w:val="006653FE"/>
    <w:rsid w:val="00665428"/>
    <w:rsid w:val="00665506"/>
    <w:rsid w:val="006656C8"/>
    <w:rsid w:val="00665855"/>
    <w:rsid w:val="0066591A"/>
    <w:rsid w:val="006659B0"/>
    <w:rsid w:val="006659F0"/>
    <w:rsid w:val="00665A37"/>
    <w:rsid w:val="00665A3B"/>
    <w:rsid w:val="00665CA7"/>
    <w:rsid w:val="00665D5B"/>
    <w:rsid w:val="00665EC2"/>
    <w:rsid w:val="0066602C"/>
    <w:rsid w:val="00666099"/>
    <w:rsid w:val="00666214"/>
    <w:rsid w:val="006666F6"/>
    <w:rsid w:val="0066677A"/>
    <w:rsid w:val="006667B0"/>
    <w:rsid w:val="00666E78"/>
    <w:rsid w:val="00667099"/>
    <w:rsid w:val="00667254"/>
    <w:rsid w:val="006672B4"/>
    <w:rsid w:val="006675BE"/>
    <w:rsid w:val="006675C2"/>
    <w:rsid w:val="0066762C"/>
    <w:rsid w:val="00667717"/>
    <w:rsid w:val="006678DA"/>
    <w:rsid w:val="00667ADB"/>
    <w:rsid w:val="00667E21"/>
    <w:rsid w:val="00667EFB"/>
    <w:rsid w:val="0067034B"/>
    <w:rsid w:val="006704F2"/>
    <w:rsid w:val="006705D0"/>
    <w:rsid w:val="00670784"/>
    <w:rsid w:val="00670898"/>
    <w:rsid w:val="00670924"/>
    <w:rsid w:val="00670B7F"/>
    <w:rsid w:val="00670D75"/>
    <w:rsid w:val="00670DB0"/>
    <w:rsid w:val="0067139E"/>
    <w:rsid w:val="006713FB"/>
    <w:rsid w:val="006715F6"/>
    <w:rsid w:val="00671682"/>
    <w:rsid w:val="006719CE"/>
    <w:rsid w:val="00671A79"/>
    <w:rsid w:val="00671AD7"/>
    <w:rsid w:val="00671C03"/>
    <w:rsid w:val="00672214"/>
    <w:rsid w:val="006724F5"/>
    <w:rsid w:val="006726FA"/>
    <w:rsid w:val="0067287D"/>
    <w:rsid w:val="006729D8"/>
    <w:rsid w:val="00672A9D"/>
    <w:rsid w:val="00672BAC"/>
    <w:rsid w:val="00672BF0"/>
    <w:rsid w:val="00672FC2"/>
    <w:rsid w:val="00673199"/>
    <w:rsid w:val="006731DD"/>
    <w:rsid w:val="0067394A"/>
    <w:rsid w:val="00673AFD"/>
    <w:rsid w:val="00673B16"/>
    <w:rsid w:val="00673C51"/>
    <w:rsid w:val="00673D13"/>
    <w:rsid w:val="00673DF6"/>
    <w:rsid w:val="00673EFE"/>
    <w:rsid w:val="00673F38"/>
    <w:rsid w:val="00674079"/>
    <w:rsid w:val="00674138"/>
    <w:rsid w:val="006741CA"/>
    <w:rsid w:val="00674548"/>
    <w:rsid w:val="006745CB"/>
    <w:rsid w:val="006747A2"/>
    <w:rsid w:val="006749BA"/>
    <w:rsid w:val="00674B09"/>
    <w:rsid w:val="00674DC3"/>
    <w:rsid w:val="0067553E"/>
    <w:rsid w:val="006757A2"/>
    <w:rsid w:val="00675B3B"/>
    <w:rsid w:val="00675E2C"/>
    <w:rsid w:val="00675F03"/>
    <w:rsid w:val="00676590"/>
    <w:rsid w:val="0067671E"/>
    <w:rsid w:val="006767A6"/>
    <w:rsid w:val="00676965"/>
    <w:rsid w:val="00676BFA"/>
    <w:rsid w:val="00676E4C"/>
    <w:rsid w:val="006775AC"/>
    <w:rsid w:val="006775CA"/>
    <w:rsid w:val="006775FF"/>
    <w:rsid w:val="0067762F"/>
    <w:rsid w:val="006779ED"/>
    <w:rsid w:val="00677B02"/>
    <w:rsid w:val="00680159"/>
    <w:rsid w:val="006803BD"/>
    <w:rsid w:val="006804D6"/>
    <w:rsid w:val="006806E5"/>
    <w:rsid w:val="006807C8"/>
    <w:rsid w:val="00680B32"/>
    <w:rsid w:val="00680BC8"/>
    <w:rsid w:val="00680E56"/>
    <w:rsid w:val="00680EA7"/>
    <w:rsid w:val="00680FA4"/>
    <w:rsid w:val="0068129C"/>
    <w:rsid w:val="006812CE"/>
    <w:rsid w:val="00681398"/>
    <w:rsid w:val="00681619"/>
    <w:rsid w:val="006817BA"/>
    <w:rsid w:val="00681AFE"/>
    <w:rsid w:val="00681B34"/>
    <w:rsid w:val="00681BE7"/>
    <w:rsid w:val="00681C13"/>
    <w:rsid w:val="00681CAA"/>
    <w:rsid w:val="00681D2D"/>
    <w:rsid w:val="00681D80"/>
    <w:rsid w:val="006821D5"/>
    <w:rsid w:val="006822EE"/>
    <w:rsid w:val="00682484"/>
    <w:rsid w:val="0068261B"/>
    <w:rsid w:val="00682699"/>
    <w:rsid w:val="00682795"/>
    <w:rsid w:val="006828E0"/>
    <w:rsid w:val="00682CDF"/>
    <w:rsid w:val="00682DCE"/>
    <w:rsid w:val="00682E13"/>
    <w:rsid w:val="00682FB2"/>
    <w:rsid w:val="0068303F"/>
    <w:rsid w:val="006830C5"/>
    <w:rsid w:val="00683341"/>
    <w:rsid w:val="00683602"/>
    <w:rsid w:val="006836AD"/>
    <w:rsid w:val="006837EE"/>
    <w:rsid w:val="00683806"/>
    <w:rsid w:val="00683924"/>
    <w:rsid w:val="00683A83"/>
    <w:rsid w:val="00683D80"/>
    <w:rsid w:val="00684074"/>
    <w:rsid w:val="00684432"/>
    <w:rsid w:val="00684435"/>
    <w:rsid w:val="0068447E"/>
    <w:rsid w:val="0068452D"/>
    <w:rsid w:val="0068460B"/>
    <w:rsid w:val="00684653"/>
    <w:rsid w:val="006846FA"/>
    <w:rsid w:val="006849DE"/>
    <w:rsid w:val="00684BAE"/>
    <w:rsid w:val="00684C29"/>
    <w:rsid w:val="00684C63"/>
    <w:rsid w:val="0068502B"/>
    <w:rsid w:val="00685056"/>
    <w:rsid w:val="006851BB"/>
    <w:rsid w:val="006852F7"/>
    <w:rsid w:val="0068569F"/>
    <w:rsid w:val="006858A4"/>
    <w:rsid w:val="006858DD"/>
    <w:rsid w:val="00685CE8"/>
    <w:rsid w:val="00685DC4"/>
    <w:rsid w:val="00686050"/>
    <w:rsid w:val="006866F2"/>
    <w:rsid w:val="00686954"/>
    <w:rsid w:val="00686A30"/>
    <w:rsid w:val="00686BF8"/>
    <w:rsid w:val="00686C6F"/>
    <w:rsid w:val="00686DBF"/>
    <w:rsid w:val="00686F32"/>
    <w:rsid w:val="0068735F"/>
    <w:rsid w:val="0068765D"/>
    <w:rsid w:val="006877D7"/>
    <w:rsid w:val="00687902"/>
    <w:rsid w:val="006879B6"/>
    <w:rsid w:val="00687B52"/>
    <w:rsid w:val="00687D35"/>
    <w:rsid w:val="00687DD2"/>
    <w:rsid w:val="00687EF3"/>
    <w:rsid w:val="00687FA0"/>
    <w:rsid w:val="00690420"/>
    <w:rsid w:val="00690550"/>
    <w:rsid w:val="00690836"/>
    <w:rsid w:val="00690B0B"/>
    <w:rsid w:val="00690DF6"/>
    <w:rsid w:val="006910CE"/>
    <w:rsid w:val="00691129"/>
    <w:rsid w:val="006912DD"/>
    <w:rsid w:val="006912E9"/>
    <w:rsid w:val="006916D7"/>
    <w:rsid w:val="0069180F"/>
    <w:rsid w:val="00691B10"/>
    <w:rsid w:val="00691E8F"/>
    <w:rsid w:val="00692056"/>
    <w:rsid w:val="00692194"/>
    <w:rsid w:val="00692237"/>
    <w:rsid w:val="00692355"/>
    <w:rsid w:val="006926A6"/>
    <w:rsid w:val="006926AB"/>
    <w:rsid w:val="006927B3"/>
    <w:rsid w:val="006927E5"/>
    <w:rsid w:val="00692AF4"/>
    <w:rsid w:val="00692C29"/>
    <w:rsid w:val="00692D15"/>
    <w:rsid w:val="00692E64"/>
    <w:rsid w:val="00693118"/>
    <w:rsid w:val="006936A6"/>
    <w:rsid w:val="0069381A"/>
    <w:rsid w:val="0069381D"/>
    <w:rsid w:val="00693B3B"/>
    <w:rsid w:val="00693C18"/>
    <w:rsid w:val="00693E85"/>
    <w:rsid w:val="00694450"/>
    <w:rsid w:val="006944DD"/>
    <w:rsid w:val="00694E37"/>
    <w:rsid w:val="006950D8"/>
    <w:rsid w:val="006951B7"/>
    <w:rsid w:val="00695696"/>
    <w:rsid w:val="006957F1"/>
    <w:rsid w:val="00695837"/>
    <w:rsid w:val="006959D6"/>
    <w:rsid w:val="00695B59"/>
    <w:rsid w:val="00695FBA"/>
    <w:rsid w:val="006961A8"/>
    <w:rsid w:val="00696970"/>
    <w:rsid w:val="006969D0"/>
    <w:rsid w:val="00696B2A"/>
    <w:rsid w:val="00696B5C"/>
    <w:rsid w:val="00696BB3"/>
    <w:rsid w:val="00696BE6"/>
    <w:rsid w:val="00697239"/>
    <w:rsid w:val="00697244"/>
    <w:rsid w:val="00697304"/>
    <w:rsid w:val="00697AA5"/>
    <w:rsid w:val="006A02E8"/>
    <w:rsid w:val="006A064C"/>
    <w:rsid w:val="006A0760"/>
    <w:rsid w:val="006A07E9"/>
    <w:rsid w:val="006A0841"/>
    <w:rsid w:val="006A08FF"/>
    <w:rsid w:val="006A0B09"/>
    <w:rsid w:val="006A0C8E"/>
    <w:rsid w:val="006A0C93"/>
    <w:rsid w:val="006A0F44"/>
    <w:rsid w:val="006A1156"/>
    <w:rsid w:val="006A11EB"/>
    <w:rsid w:val="006A17E4"/>
    <w:rsid w:val="006A196F"/>
    <w:rsid w:val="006A1CB7"/>
    <w:rsid w:val="006A1DDA"/>
    <w:rsid w:val="006A2013"/>
    <w:rsid w:val="006A2042"/>
    <w:rsid w:val="006A2069"/>
    <w:rsid w:val="006A20A6"/>
    <w:rsid w:val="006A299D"/>
    <w:rsid w:val="006A2D7A"/>
    <w:rsid w:val="006A307F"/>
    <w:rsid w:val="006A3496"/>
    <w:rsid w:val="006A34A8"/>
    <w:rsid w:val="006A38ED"/>
    <w:rsid w:val="006A3B0E"/>
    <w:rsid w:val="006A3CA2"/>
    <w:rsid w:val="006A3D82"/>
    <w:rsid w:val="006A3DEB"/>
    <w:rsid w:val="006A3E06"/>
    <w:rsid w:val="006A3F8D"/>
    <w:rsid w:val="006A4000"/>
    <w:rsid w:val="006A418B"/>
    <w:rsid w:val="006A41A8"/>
    <w:rsid w:val="006A4228"/>
    <w:rsid w:val="006A453F"/>
    <w:rsid w:val="006A45D1"/>
    <w:rsid w:val="006A4829"/>
    <w:rsid w:val="006A49FD"/>
    <w:rsid w:val="006A4BFE"/>
    <w:rsid w:val="006A4D2B"/>
    <w:rsid w:val="006A4F72"/>
    <w:rsid w:val="006A50B0"/>
    <w:rsid w:val="006A5431"/>
    <w:rsid w:val="006A58C1"/>
    <w:rsid w:val="006A5C73"/>
    <w:rsid w:val="006A5C9A"/>
    <w:rsid w:val="006A5DCB"/>
    <w:rsid w:val="006A5DD9"/>
    <w:rsid w:val="006A5E0A"/>
    <w:rsid w:val="006A61D6"/>
    <w:rsid w:val="006A623C"/>
    <w:rsid w:val="006A6299"/>
    <w:rsid w:val="006A62D5"/>
    <w:rsid w:val="006A639D"/>
    <w:rsid w:val="006A64CE"/>
    <w:rsid w:val="006A666B"/>
    <w:rsid w:val="006A673A"/>
    <w:rsid w:val="006A6B5D"/>
    <w:rsid w:val="006A71DC"/>
    <w:rsid w:val="006A742D"/>
    <w:rsid w:val="006A75AB"/>
    <w:rsid w:val="006A7884"/>
    <w:rsid w:val="006A793F"/>
    <w:rsid w:val="006A7A94"/>
    <w:rsid w:val="006A7DA5"/>
    <w:rsid w:val="006A7E5D"/>
    <w:rsid w:val="006A7EF7"/>
    <w:rsid w:val="006A7F04"/>
    <w:rsid w:val="006B00BE"/>
    <w:rsid w:val="006B0149"/>
    <w:rsid w:val="006B03BD"/>
    <w:rsid w:val="006B0873"/>
    <w:rsid w:val="006B0AF0"/>
    <w:rsid w:val="006B0DEC"/>
    <w:rsid w:val="006B0EAE"/>
    <w:rsid w:val="006B1086"/>
    <w:rsid w:val="006B10A9"/>
    <w:rsid w:val="006B11BF"/>
    <w:rsid w:val="006B1299"/>
    <w:rsid w:val="006B13F3"/>
    <w:rsid w:val="006B168A"/>
    <w:rsid w:val="006B176F"/>
    <w:rsid w:val="006B1856"/>
    <w:rsid w:val="006B1A10"/>
    <w:rsid w:val="006B1D42"/>
    <w:rsid w:val="006B1DE3"/>
    <w:rsid w:val="006B1E9C"/>
    <w:rsid w:val="006B2216"/>
    <w:rsid w:val="006B231A"/>
    <w:rsid w:val="006B2541"/>
    <w:rsid w:val="006B2653"/>
    <w:rsid w:val="006B2707"/>
    <w:rsid w:val="006B27AF"/>
    <w:rsid w:val="006B29DF"/>
    <w:rsid w:val="006B2C63"/>
    <w:rsid w:val="006B2FA2"/>
    <w:rsid w:val="006B2FBD"/>
    <w:rsid w:val="006B3275"/>
    <w:rsid w:val="006B3305"/>
    <w:rsid w:val="006B3929"/>
    <w:rsid w:val="006B3A15"/>
    <w:rsid w:val="006B3B83"/>
    <w:rsid w:val="006B3DA3"/>
    <w:rsid w:val="006B4073"/>
    <w:rsid w:val="006B40D7"/>
    <w:rsid w:val="006B4502"/>
    <w:rsid w:val="006B4902"/>
    <w:rsid w:val="006B4A24"/>
    <w:rsid w:val="006B4AD6"/>
    <w:rsid w:val="006B4C26"/>
    <w:rsid w:val="006B4C6A"/>
    <w:rsid w:val="006B4C8D"/>
    <w:rsid w:val="006B4CC5"/>
    <w:rsid w:val="006B4D77"/>
    <w:rsid w:val="006B4EA5"/>
    <w:rsid w:val="006B5104"/>
    <w:rsid w:val="006B5253"/>
    <w:rsid w:val="006B528A"/>
    <w:rsid w:val="006B529E"/>
    <w:rsid w:val="006B5367"/>
    <w:rsid w:val="006B53A8"/>
    <w:rsid w:val="006B568B"/>
    <w:rsid w:val="006B57D2"/>
    <w:rsid w:val="006B5A60"/>
    <w:rsid w:val="006B5C44"/>
    <w:rsid w:val="006B5CB7"/>
    <w:rsid w:val="006B5F87"/>
    <w:rsid w:val="006B62C8"/>
    <w:rsid w:val="006B6578"/>
    <w:rsid w:val="006B66AC"/>
    <w:rsid w:val="006B67E7"/>
    <w:rsid w:val="006B693F"/>
    <w:rsid w:val="006B69C3"/>
    <w:rsid w:val="006B6BCA"/>
    <w:rsid w:val="006B6FEA"/>
    <w:rsid w:val="006B7221"/>
    <w:rsid w:val="006B7B3A"/>
    <w:rsid w:val="006B7BF4"/>
    <w:rsid w:val="006B7C19"/>
    <w:rsid w:val="006B7C3F"/>
    <w:rsid w:val="006B7CD8"/>
    <w:rsid w:val="006B7EAB"/>
    <w:rsid w:val="006C0344"/>
    <w:rsid w:val="006C0909"/>
    <w:rsid w:val="006C0965"/>
    <w:rsid w:val="006C096C"/>
    <w:rsid w:val="006C09B0"/>
    <w:rsid w:val="006C0A25"/>
    <w:rsid w:val="006C0D43"/>
    <w:rsid w:val="006C0F2C"/>
    <w:rsid w:val="006C13F4"/>
    <w:rsid w:val="006C13FA"/>
    <w:rsid w:val="006C163E"/>
    <w:rsid w:val="006C1802"/>
    <w:rsid w:val="006C18B2"/>
    <w:rsid w:val="006C1AFF"/>
    <w:rsid w:val="006C1D43"/>
    <w:rsid w:val="006C1DD1"/>
    <w:rsid w:val="006C221B"/>
    <w:rsid w:val="006C22CE"/>
    <w:rsid w:val="006C24C6"/>
    <w:rsid w:val="006C2D24"/>
    <w:rsid w:val="006C2D68"/>
    <w:rsid w:val="006C2E02"/>
    <w:rsid w:val="006C3033"/>
    <w:rsid w:val="006C3330"/>
    <w:rsid w:val="006C346D"/>
    <w:rsid w:val="006C3589"/>
    <w:rsid w:val="006C3991"/>
    <w:rsid w:val="006C3B30"/>
    <w:rsid w:val="006C3FCD"/>
    <w:rsid w:val="006C47CA"/>
    <w:rsid w:val="006C4901"/>
    <w:rsid w:val="006C49BF"/>
    <w:rsid w:val="006C4A0B"/>
    <w:rsid w:val="006C4CC5"/>
    <w:rsid w:val="006C4CE8"/>
    <w:rsid w:val="006C4DB6"/>
    <w:rsid w:val="006C5150"/>
    <w:rsid w:val="006C51E6"/>
    <w:rsid w:val="006C5287"/>
    <w:rsid w:val="006C550F"/>
    <w:rsid w:val="006C560B"/>
    <w:rsid w:val="006C566E"/>
    <w:rsid w:val="006C56FF"/>
    <w:rsid w:val="006C5887"/>
    <w:rsid w:val="006C5B8A"/>
    <w:rsid w:val="006C5C52"/>
    <w:rsid w:val="006C5E47"/>
    <w:rsid w:val="006C5E57"/>
    <w:rsid w:val="006C6317"/>
    <w:rsid w:val="006C636F"/>
    <w:rsid w:val="006C6570"/>
    <w:rsid w:val="006C6C76"/>
    <w:rsid w:val="006C6CD4"/>
    <w:rsid w:val="006C70FF"/>
    <w:rsid w:val="006C75EA"/>
    <w:rsid w:val="006C763D"/>
    <w:rsid w:val="006C7884"/>
    <w:rsid w:val="006C79BF"/>
    <w:rsid w:val="006D01F6"/>
    <w:rsid w:val="006D0715"/>
    <w:rsid w:val="006D079E"/>
    <w:rsid w:val="006D08D3"/>
    <w:rsid w:val="006D0D3F"/>
    <w:rsid w:val="006D0EC1"/>
    <w:rsid w:val="006D1335"/>
    <w:rsid w:val="006D16F6"/>
    <w:rsid w:val="006D178C"/>
    <w:rsid w:val="006D178F"/>
    <w:rsid w:val="006D1956"/>
    <w:rsid w:val="006D19AA"/>
    <w:rsid w:val="006D19F4"/>
    <w:rsid w:val="006D1A81"/>
    <w:rsid w:val="006D1B04"/>
    <w:rsid w:val="006D2635"/>
    <w:rsid w:val="006D2662"/>
    <w:rsid w:val="006D2DEA"/>
    <w:rsid w:val="006D2E39"/>
    <w:rsid w:val="006D2EE5"/>
    <w:rsid w:val="006D30AE"/>
    <w:rsid w:val="006D3206"/>
    <w:rsid w:val="006D32F8"/>
    <w:rsid w:val="006D3407"/>
    <w:rsid w:val="006D351A"/>
    <w:rsid w:val="006D3867"/>
    <w:rsid w:val="006D3982"/>
    <w:rsid w:val="006D3CBF"/>
    <w:rsid w:val="006D3D1B"/>
    <w:rsid w:val="006D3D56"/>
    <w:rsid w:val="006D3D58"/>
    <w:rsid w:val="006D3E35"/>
    <w:rsid w:val="006D3F0C"/>
    <w:rsid w:val="006D3F35"/>
    <w:rsid w:val="006D4369"/>
    <w:rsid w:val="006D450C"/>
    <w:rsid w:val="006D4936"/>
    <w:rsid w:val="006D4C32"/>
    <w:rsid w:val="006D4DE3"/>
    <w:rsid w:val="006D4F6A"/>
    <w:rsid w:val="006D4FA3"/>
    <w:rsid w:val="006D524C"/>
    <w:rsid w:val="006D537E"/>
    <w:rsid w:val="006D5780"/>
    <w:rsid w:val="006D5BCF"/>
    <w:rsid w:val="006D5C48"/>
    <w:rsid w:val="006D5C96"/>
    <w:rsid w:val="006D5E7E"/>
    <w:rsid w:val="006D5FDC"/>
    <w:rsid w:val="006D6317"/>
    <w:rsid w:val="006D635A"/>
    <w:rsid w:val="006D6379"/>
    <w:rsid w:val="006D64F3"/>
    <w:rsid w:val="006D65E4"/>
    <w:rsid w:val="006D6613"/>
    <w:rsid w:val="006D6674"/>
    <w:rsid w:val="006D6737"/>
    <w:rsid w:val="006D6846"/>
    <w:rsid w:val="006D68E2"/>
    <w:rsid w:val="006D6D8F"/>
    <w:rsid w:val="006D6E3C"/>
    <w:rsid w:val="006D6E67"/>
    <w:rsid w:val="006D6F50"/>
    <w:rsid w:val="006D6FF1"/>
    <w:rsid w:val="006D724E"/>
    <w:rsid w:val="006D7355"/>
    <w:rsid w:val="006D75FC"/>
    <w:rsid w:val="006D7890"/>
    <w:rsid w:val="006D79BF"/>
    <w:rsid w:val="006D79CA"/>
    <w:rsid w:val="006D7A7A"/>
    <w:rsid w:val="006D7F51"/>
    <w:rsid w:val="006E018E"/>
    <w:rsid w:val="006E019A"/>
    <w:rsid w:val="006E0255"/>
    <w:rsid w:val="006E029D"/>
    <w:rsid w:val="006E051F"/>
    <w:rsid w:val="006E05CA"/>
    <w:rsid w:val="006E078B"/>
    <w:rsid w:val="006E07B3"/>
    <w:rsid w:val="006E0860"/>
    <w:rsid w:val="006E090D"/>
    <w:rsid w:val="006E0AC4"/>
    <w:rsid w:val="006E0DFF"/>
    <w:rsid w:val="006E0F18"/>
    <w:rsid w:val="006E0F8E"/>
    <w:rsid w:val="006E1404"/>
    <w:rsid w:val="006E1503"/>
    <w:rsid w:val="006E17DD"/>
    <w:rsid w:val="006E188F"/>
    <w:rsid w:val="006E1919"/>
    <w:rsid w:val="006E1934"/>
    <w:rsid w:val="006E1B2A"/>
    <w:rsid w:val="006E1C36"/>
    <w:rsid w:val="006E1F0C"/>
    <w:rsid w:val="006E1F61"/>
    <w:rsid w:val="006E2151"/>
    <w:rsid w:val="006E2331"/>
    <w:rsid w:val="006E2382"/>
    <w:rsid w:val="006E24A8"/>
    <w:rsid w:val="006E24EB"/>
    <w:rsid w:val="006E2542"/>
    <w:rsid w:val="006E2A26"/>
    <w:rsid w:val="006E2D7A"/>
    <w:rsid w:val="006E2DC8"/>
    <w:rsid w:val="006E2E33"/>
    <w:rsid w:val="006E2F79"/>
    <w:rsid w:val="006E322B"/>
    <w:rsid w:val="006E3664"/>
    <w:rsid w:val="006E38CC"/>
    <w:rsid w:val="006E3A38"/>
    <w:rsid w:val="006E3ACB"/>
    <w:rsid w:val="006E3CFD"/>
    <w:rsid w:val="006E3EDB"/>
    <w:rsid w:val="006E40DD"/>
    <w:rsid w:val="006E4304"/>
    <w:rsid w:val="006E44A0"/>
    <w:rsid w:val="006E464C"/>
    <w:rsid w:val="006E46DB"/>
    <w:rsid w:val="006E4771"/>
    <w:rsid w:val="006E4E4D"/>
    <w:rsid w:val="006E515D"/>
    <w:rsid w:val="006E51B5"/>
    <w:rsid w:val="006E539C"/>
    <w:rsid w:val="006E542F"/>
    <w:rsid w:val="006E551B"/>
    <w:rsid w:val="006E551C"/>
    <w:rsid w:val="006E55F1"/>
    <w:rsid w:val="006E5A89"/>
    <w:rsid w:val="006E5C20"/>
    <w:rsid w:val="006E5C4E"/>
    <w:rsid w:val="006E5C6D"/>
    <w:rsid w:val="006E5D5A"/>
    <w:rsid w:val="006E6393"/>
    <w:rsid w:val="006E6400"/>
    <w:rsid w:val="006E6786"/>
    <w:rsid w:val="006E6CB1"/>
    <w:rsid w:val="006E6D78"/>
    <w:rsid w:val="006E6E87"/>
    <w:rsid w:val="006E739E"/>
    <w:rsid w:val="006E75A2"/>
    <w:rsid w:val="006E7B94"/>
    <w:rsid w:val="006E7D83"/>
    <w:rsid w:val="006E7F02"/>
    <w:rsid w:val="006F0462"/>
    <w:rsid w:val="006F0480"/>
    <w:rsid w:val="006F075C"/>
    <w:rsid w:val="006F08EB"/>
    <w:rsid w:val="006F0D13"/>
    <w:rsid w:val="006F0D63"/>
    <w:rsid w:val="006F0F5C"/>
    <w:rsid w:val="006F0F64"/>
    <w:rsid w:val="006F104D"/>
    <w:rsid w:val="006F1513"/>
    <w:rsid w:val="006F156B"/>
    <w:rsid w:val="006F165E"/>
    <w:rsid w:val="006F186F"/>
    <w:rsid w:val="006F1DE1"/>
    <w:rsid w:val="006F24ED"/>
    <w:rsid w:val="006F266E"/>
    <w:rsid w:val="006F27B3"/>
    <w:rsid w:val="006F28C8"/>
    <w:rsid w:val="006F2A86"/>
    <w:rsid w:val="006F2D41"/>
    <w:rsid w:val="006F2FAC"/>
    <w:rsid w:val="006F3028"/>
    <w:rsid w:val="006F3056"/>
    <w:rsid w:val="006F31A5"/>
    <w:rsid w:val="006F34DE"/>
    <w:rsid w:val="006F3549"/>
    <w:rsid w:val="006F358B"/>
    <w:rsid w:val="006F3729"/>
    <w:rsid w:val="006F3A86"/>
    <w:rsid w:val="006F3BC0"/>
    <w:rsid w:val="006F3BD0"/>
    <w:rsid w:val="006F3BF6"/>
    <w:rsid w:val="006F3EE5"/>
    <w:rsid w:val="006F3F61"/>
    <w:rsid w:val="006F44CD"/>
    <w:rsid w:val="006F44F0"/>
    <w:rsid w:val="006F4621"/>
    <w:rsid w:val="006F48D3"/>
    <w:rsid w:val="006F48DD"/>
    <w:rsid w:val="006F4A41"/>
    <w:rsid w:val="006F5324"/>
    <w:rsid w:val="006F53DB"/>
    <w:rsid w:val="006F55F0"/>
    <w:rsid w:val="006F5876"/>
    <w:rsid w:val="006F5879"/>
    <w:rsid w:val="006F5C53"/>
    <w:rsid w:val="006F5D29"/>
    <w:rsid w:val="006F5DBF"/>
    <w:rsid w:val="006F6020"/>
    <w:rsid w:val="006F60FD"/>
    <w:rsid w:val="006F6240"/>
    <w:rsid w:val="006F6316"/>
    <w:rsid w:val="006F6669"/>
    <w:rsid w:val="006F66AF"/>
    <w:rsid w:val="006F6AA8"/>
    <w:rsid w:val="006F6B24"/>
    <w:rsid w:val="006F6C23"/>
    <w:rsid w:val="006F6C2C"/>
    <w:rsid w:val="006F6C91"/>
    <w:rsid w:val="006F6DDC"/>
    <w:rsid w:val="006F707C"/>
    <w:rsid w:val="006F70C1"/>
    <w:rsid w:val="006F73A3"/>
    <w:rsid w:val="006F76C8"/>
    <w:rsid w:val="006F7AC4"/>
    <w:rsid w:val="006F7B3C"/>
    <w:rsid w:val="006F7B6E"/>
    <w:rsid w:val="006F7C01"/>
    <w:rsid w:val="006F7C71"/>
    <w:rsid w:val="006F7DB8"/>
    <w:rsid w:val="0070017D"/>
    <w:rsid w:val="007002B6"/>
    <w:rsid w:val="0070046E"/>
    <w:rsid w:val="00700669"/>
    <w:rsid w:val="007006A5"/>
    <w:rsid w:val="00700C05"/>
    <w:rsid w:val="00700EF0"/>
    <w:rsid w:val="00700F01"/>
    <w:rsid w:val="00700FD2"/>
    <w:rsid w:val="0070124E"/>
    <w:rsid w:val="007017F3"/>
    <w:rsid w:val="00701A52"/>
    <w:rsid w:val="00701B91"/>
    <w:rsid w:val="00701BFE"/>
    <w:rsid w:val="00701D87"/>
    <w:rsid w:val="00701E87"/>
    <w:rsid w:val="0070210E"/>
    <w:rsid w:val="007021B6"/>
    <w:rsid w:val="007022B7"/>
    <w:rsid w:val="00702511"/>
    <w:rsid w:val="00702633"/>
    <w:rsid w:val="007028F5"/>
    <w:rsid w:val="00702A42"/>
    <w:rsid w:val="00702A64"/>
    <w:rsid w:val="00702B20"/>
    <w:rsid w:val="00702D56"/>
    <w:rsid w:val="00702DBB"/>
    <w:rsid w:val="00702EED"/>
    <w:rsid w:val="00703047"/>
    <w:rsid w:val="00703664"/>
    <w:rsid w:val="007036AC"/>
    <w:rsid w:val="00703714"/>
    <w:rsid w:val="0070385B"/>
    <w:rsid w:val="0070386C"/>
    <w:rsid w:val="00703957"/>
    <w:rsid w:val="007039FE"/>
    <w:rsid w:val="00703ABC"/>
    <w:rsid w:val="00703D7B"/>
    <w:rsid w:val="00703D95"/>
    <w:rsid w:val="00704048"/>
    <w:rsid w:val="0070406A"/>
    <w:rsid w:val="007040FB"/>
    <w:rsid w:val="00704164"/>
    <w:rsid w:val="007041EA"/>
    <w:rsid w:val="0070422A"/>
    <w:rsid w:val="00704366"/>
    <w:rsid w:val="00704542"/>
    <w:rsid w:val="00704649"/>
    <w:rsid w:val="00704671"/>
    <w:rsid w:val="00704695"/>
    <w:rsid w:val="007048A6"/>
    <w:rsid w:val="00704BA7"/>
    <w:rsid w:val="00704E76"/>
    <w:rsid w:val="00704FE1"/>
    <w:rsid w:val="007055E8"/>
    <w:rsid w:val="00705633"/>
    <w:rsid w:val="00705683"/>
    <w:rsid w:val="0070569A"/>
    <w:rsid w:val="0070585F"/>
    <w:rsid w:val="00705922"/>
    <w:rsid w:val="00705AB9"/>
    <w:rsid w:val="00705B83"/>
    <w:rsid w:val="00705D19"/>
    <w:rsid w:val="00705DD8"/>
    <w:rsid w:val="00705E3B"/>
    <w:rsid w:val="00705E9C"/>
    <w:rsid w:val="007063B0"/>
    <w:rsid w:val="0070654A"/>
    <w:rsid w:val="00706616"/>
    <w:rsid w:val="0070677C"/>
    <w:rsid w:val="00706936"/>
    <w:rsid w:val="00706AD7"/>
    <w:rsid w:val="00706CD7"/>
    <w:rsid w:val="00707013"/>
    <w:rsid w:val="00707417"/>
    <w:rsid w:val="007074B1"/>
    <w:rsid w:val="00707585"/>
    <w:rsid w:val="007075AE"/>
    <w:rsid w:val="00707626"/>
    <w:rsid w:val="00707B6C"/>
    <w:rsid w:val="00707C4A"/>
    <w:rsid w:val="00707E65"/>
    <w:rsid w:val="00707FA3"/>
    <w:rsid w:val="0071060A"/>
    <w:rsid w:val="007106D0"/>
    <w:rsid w:val="00710996"/>
    <w:rsid w:val="00711068"/>
    <w:rsid w:val="007112AC"/>
    <w:rsid w:val="00711424"/>
    <w:rsid w:val="007116F9"/>
    <w:rsid w:val="00711844"/>
    <w:rsid w:val="007118CB"/>
    <w:rsid w:val="00711A6D"/>
    <w:rsid w:val="00711C3F"/>
    <w:rsid w:val="00712011"/>
    <w:rsid w:val="007120E8"/>
    <w:rsid w:val="0071216B"/>
    <w:rsid w:val="00712764"/>
    <w:rsid w:val="0071276F"/>
    <w:rsid w:val="007129AF"/>
    <w:rsid w:val="00712EF0"/>
    <w:rsid w:val="0071357E"/>
    <w:rsid w:val="0071359B"/>
    <w:rsid w:val="0071378A"/>
    <w:rsid w:val="007138DC"/>
    <w:rsid w:val="00713A82"/>
    <w:rsid w:val="00713AA8"/>
    <w:rsid w:val="00713B89"/>
    <w:rsid w:val="0071446F"/>
    <w:rsid w:val="0071482C"/>
    <w:rsid w:val="00714898"/>
    <w:rsid w:val="00714AA2"/>
    <w:rsid w:val="00714B6B"/>
    <w:rsid w:val="00714CE0"/>
    <w:rsid w:val="007156F9"/>
    <w:rsid w:val="00715A46"/>
    <w:rsid w:val="00715EDB"/>
    <w:rsid w:val="00715FC2"/>
    <w:rsid w:val="00716196"/>
    <w:rsid w:val="00716198"/>
    <w:rsid w:val="00716530"/>
    <w:rsid w:val="007165D2"/>
    <w:rsid w:val="007167DA"/>
    <w:rsid w:val="00716858"/>
    <w:rsid w:val="007168E2"/>
    <w:rsid w:val="00716AA9"/>
    <w:rsid w:val="00716EC9"/>
    <w:rsid w:val="00717088"/>
    <w:rsid w:val="007171C7"/>
    <w:rsid w:val="007171F1"/>
    <w:rsid w:val="00717652"/>
    <w:rsid w:val="00717DB1"/>
    <w:rsid w:val="0072005E"/>
    <w:rsid w:val="007200E1"/>
    <w:rsid w:val="0072013A"/>
    <w:rsid w:val="007201F9"/>
    <w:rsid w:val="00720360"/>
    <w:rsid w:val="007203FC"/>
    <w:rsid w:val="0072075A"/>
    <w:rsid w:val="007207A4"/>
    <w:rsid w:val="00720817"/>
    <w:rsid w:val="00720940"/>
    <w:rsid w:val="007209F7"/>
    <w:rsid w:val="00720EDE"/>
    <w:rsid w:val="007212CD"/>
    <w:rsid w:val="00721343"/>
    <w:rsid w:val="00721344"/>
    <w:rsid w:val="0072157C"/>
    <w:rsid w:val="0072160D"/>
    <w:rsid w:val="00721A61"/>
    <w:rsid w:val="00721EF2"/>
    <w:rsid w:val="00722277"/>
    <w:rsid w:val="007226DC"/>
    <w:rsid w:val="0072272B"/>
    <w:rsid w:val="0072288C"/>
    <w:rsid w:val="00722A1D"/>
    <w:rsid w:val="00722E8D"/>
    <w:rsid w:val="00722F57"/>
    <w:rsid w:val="0072305C"/>
    <w:rsid w:val="0072313E"/>
    <w:rsid w:val="00723198"/>
    <w:rsid w:val="007237CA"/>
    <w:rsid w:val="00723A21"/>
    <w:rsid w:val="00723DE9"/>
    <w:rsid w:val="00723E66"/>
    <w:rsid w:val="00723EB5"/>
    <w:rsid w:val="00723F25"/>
    <w:rsid w:val="0072419A"/>
    <w:rsid w:val="007242E2"/>
    <w:rsid w:val="007243AF"/>
    <w:rsid w:val="007244B7"/>
    <w:rsid w:val="0072463C"/>
    <w:rsid w:val="007247C9"/>
    <w:rsid w:val="007248EE"/>
    <w:rsid w:val="00724B88"/>
    <w:rsid w:val="00724BD3"/>
    <w:rsid w:val="00724C6D"/>
    <w:rsid w:val="00724E0E"/>
    <w:rsid w:val="00724EAB"/>
    <w:rsid w:val="007250CB"/>
    <w:rsid w:val="007253E3"/>
    <w:rsid w:val="00725463"/>
    <w:rsid w:val="0072566E"/>
    <w:rsid w:val="00725688"/>
    <w:rsid w:val="007256F1"/>
    <w:rsid w:val="00725922"/>
    <w:rsid w:val="0072599C"/>
    <w:rsid w:val="00725CF7"/>
    <w:rsid w:val="00725D9B"/>
    <w:rsid w:val="00725DE9"/>
    <w:rsid w:val="00725EA4"/>
    <w:rsid w:val="00726040"/>
    <w:rsid w:val="00726323"/>
    <w:rsid w:val="0072653F"/>
    <w:rsid w:val="00726650"/>
    <w:rsid w:val="007266D1"/>
    <w:rsid w:val="0072670A"/>
    <w:rsid w:val="00726979"/>
    <w:rsid w:val="00726D3A"/>
    <w:rsid w:val="00726EA5"/>
    <w:rsid w:val="00727411"/>
    <w:rsid w:val="00727541"/>
    <w:rsid w:val="0072762E"/>
    <w:rsid w:val="00727AD2"/>
    <w:rsid w:val="00727C29"/>
    <w:rsid w:val="00727D4C"/>
    <w:rsid w:val="00727F0D"/>
    <w:rsid w:val="007300B9"/>
    <w:rsid w:val="0073013D"/>
    <w:rsid w:val="0073093C"/>
    <w:rsid w:val="00730978"/>
    <w:rsid w:val="00730E75"/>
    <w:rsid w:val="007311B1"/>
    <w:rsid w:val="00731402"/>
    <w:rsid w:val="00731540"/>
    <w:rsid w:val="00731969"/>
    <w:rsid w:val="00731D7F"/>
    <w:rsid w:val="0073219F"/>
    <w:rsid w:val="007322EE"/>
    <w:rsid w:val="00732817"/>
    <w:rsid w:val="0073289B"/>
    <w:rsid w:val="007328BB"/>
    <w:rsid w:val="0073293A"/>
    <w:rsid w:val="00732CE6"/>
    <w:rsid w:val="00732E28"/>
    <w:rsid w:val="00732F6C"/>
    <w:rsid w:val="00732F7B"/>
    <w:rsid w:val="0073317D"/>
    <w:rsid w:val="00733536"/>
    <w:rsid w:val="007335D7"/>
    <w:rsid w:val="00733AE6"/>
    <w:rsid w:val="00733AF5"/>
    <w:rsid w:val="00733BB2"/>
    <w:rsid w:val="00733BF1"/>
    <w:rsid w:val="00733C94"/>
    <w:rsid w:val="00733D2A"/>
    <w:rsid w:val="00733EE9"/>
    <w:rsid w:val="00733FE0"/>
    <w:rsid w:val="0073443E"/>
    <w:rsid w:val="007344B9"/>
    <w:rsid w:val="00734595"/>
    <w:rsid w:val="007346F4"/>
    <w:rsid w:val="0073488C"/>
    <w:rsid w:val="007349F0"/>
    <w:rsid w:val="00734C71"/>
    <w:rsid w:val="00734F6E"/>
    <w:rsid w:val="007351F6"/>
    <w:rsid w:val="007355E8"/>
    <w:rsid w:val="007355F6"/>
    <w:rsid w:val="0073584F"/>
    <w:rsid w:val="007359B0"/>
    <w:rsid w:val="00735B06"/>
    <w:rsid w:val="00735C77"/>
    <w:rsid w:val="00735F08"/>
    <w:rsid w:val="00736867"/>
    <w:rsid w:val="00736C23"/>
    <w:rsid w:val="00736FFC"/>
    <w:rsid w:val="00737165"/>
    <w:rsid w:val="00737396"/>
    <w:rsid w:val="007376D6"/>
    <w:rsid w:val="00737B75"/>
    <w:rsid w:val="00737D4C"/>
    <w:rsid w:val="00737F81"/>
    <w:rsid w:val="00740029"/>
    <w:rsid w:val="0074035C"/>
    <w:rsid w:val="00740514"/>
    <w:rsid w:val="007409B8"/>
    <w:rsid w:val="00740C1D"/>
    <w:rsid w:val="00740D76"/>
    <w:rsid w:val="00740DD2"/>
    <w:rsid w:val="00741073"/>
    <w:rsid w:val="00741238"/>
    <w:rsid w:val="00741549"/>
    <w:rsid w:val="00741674"/>
    <w:rsid w:val="00741719"/>
    <w:rsid w:val="00741793"/>
    <w:rsid w:val="007417A8"/>
    <w:rsid w:val="00741843"/>
    <w:rsid w:val="007423F7"/>
    <w:rsid w:val="007427E1"/>
    <w:rsid w:val="00742A0C"/>
    <w:rsid w:val="00742E1B"/>
    <w:rsid w:val="00742EC4"/>
    <w:rsid w:val="00742F8C"/>
    <w:rsid w:val="00742F9F"/>
    <w:rsid w:val="007437AE"/>
    <w:rsid w:val="0074382F"/>
    <w:rsid w:val="00743897"/>
    <w:rsid w:val="0074394C"/>
    <w:rsid w:val="0074399C"/>
    <w:rsid w:val="00743AC2"/>
    <w:rsid w:val="00743CFA"/>
    <w:rsid w:val="00743D88"/>
    <w:rsid w:val="00744017"/>
    <w:rsid w:val="00744034"/>
    <w:rsid w:val="00744299"/>
    <w:rsid w:val="007445CD"/>
    <w:rsid w:val="00744618"/>
    <w:rsid w:val="00744621"/>
    <w:rsid w:val="0074478B"/>
    <w:rsid w:val="00744C01"/>
    <w:rsid w:val="00744D33"/>
    <w:rsid w:val="00744EB2"/>
    <w:rsid w:val="00745094"/>
    <w:rsid w:val="00745138"/>
    <w:rsid w:val="00745248"/>
    <w:rsid w:val="00745249"/>
    <w:rsid w:val="00745624"/>
    <w:rsid w:val="0074580F"/>
    <w:rsid w:val="00745A4B"/>
    <w:rsid w:val="00745AAF"/>
    <w:rsid w:val="00745B51"/>
    <w:rsid w:val="00745BF4"/>
    <w:rsid w:val="00745C7E"/>
    <w:rsid w:val="00745E03"/>
    <w:rsid w:val="00745FCD"/>
    <w:rsid w:val="00746013"/>
    <w:rsid w:val="007460CB"/>
    <w:rsid w:val="00746128"/>
    <w:rsid w:val="007462A4"/>
    <w:rsid w:val="007463D5"/>
    <w:rsid w:val="007463F6"/>
    <w:rsid w:val="00746417"/>
    <w:rsid w:val="007465CA"/>
    <w:rsid w:val="00746603"/>
    <w:rsid w:val="0074683B"/>
    <w:rsid w:val="00746987"/>
    <w:rsid w:val="00746A3B"/>
    <w:rsid w:val="00746B1A"/>
    <w:rsid w:val="00746DDE"/>
    <w:rsid w:val="007471E0"/>
    <w:rsid w:val="00747500"/>
    <w:rsid w:val="00747731"/>
    <w:rsid w:val="007477A1"/>
    <w:rsid w:val="007477F2"/>
    <w:rsid w:val="00747A03"/>
    <w:rsid w:val="00747DFE"/>
    <w:rsid w:val="007500D6"/>
    <w:rsid w:val="007501BF"/>
    <w:rsid w:val="00750209"/>
    <w:rsid w:val="007506D0"/>
    <w:rsid w:val="0075092A"/>
    <w:rsid w:val="00750972"/>
    <w:rsid w:val="00750A9C"/>
    <w:rsid w:val="00750B70"/>
    <w:rsid w:val="00750E9B"/>
    <w:rsid w:val="00751062"/>
    <w:rsid w:val="007510FE"/>
    <w:rsid w:val="0075144E"/>
    <w:rsid w:val="007515BF"/>
    <w:rsid w:val="007516AB"/>
    <w:rsid w:val="00751702"/>
    <w:rsid w:val="0075192A"/>
    <w:rsid w:val="00751B6F"/>
    <w:rsid w:val="00751E39"/>
    <w:rsid w:val="00751FBD"/>
    <w:rsid w:val="00751FE0"/>
    <w:rsid w:val="00752572"/>
    <w:rsid w:val="00752607"/>
    <w:rsid w:val="0075260B"/>
    <w:rsid w:val="00752656"/>
    <w:rsid w:val="0075288E"/>
    <w:rsid w:val="00752C92"/>
    <w:rsid w:val="00752DCA"/>
    <w:rsid w:val="00752F04"/>
    <w:rsid w:val="00752FE5"/>
    <w:rsid w:val="0075310A"/>
    <w:rsid w:val="00753688"/>
    <w:rsid w:val="00753BC8"/>
    <w:rsid w:val="00753C3F"/>
    <w:rsid w:val="00753DFB"/>
    <w:rsid w:val="00753E04"/>
    <w:rsid w:val="00753E30"/>
    <w:rsid w:val="00754263"/>
    <w:rsid w:val="00754614"/>
    <w:rsid w:val="0075462B"/>
    <w:rsid w:val="007546D9"/>
    <w:rsid w:val="0075493A"/>
    <w:rsid w:val="00754AED"/>
    <w:rsid w:val="00754C26"/>
    <w:rsid w:val="00754D68"/>
    <w:rsid w:val="0075516C"/>
    <w:rsid w:val="0075517D"/>
    <w:rsid w:val="00755316"/>
    <w:rsid w:val="007557B8"/>
    <w:rsid w:val="00755ADA"/>
    <w:rsid w:val="00755BA2"/>
    <w:rsid w:val="00755D03"/>
    <w:rsid w:val="00755DD4"/>
    <w:rsid w:val="00755EA2"/>
    <w:rsid w:val="00755F4C"/>
    <w:rsid w:val="0075607F"/>
    <w:rsid w:val="007567CB"/>
    <w:rsid w:val="0075684E"/>
    <w:rsid w:val="007569EB"/>
    <w:rsid w:val="00757112"/>
    <w:rsid w:val="0075721C"/>
    <w:rsid w:val="00757236"/>
    <w:rsid w:val="007572C8"/>
    <w:rsid w:val="00757487"/>
    <w:rsid w:val="0075752B"/>
    <w:rsid w:val="0075790C"/>
    <w:rsid w:val="00757910"/>
    <w:rsid w:val="00757A5B"/>
    <w:rsid w:val="00757B37"/>
    <w:rsid w:val="00757BC2"/>
    <w:rsid w:val="0076028C"/>
    <w:rsid w:val="00760308"/>
    <w:rsid w:val="00760500"/>
    <w:rsid w:val="00760662"/>
    <w:rsid w:val="00760776"/>
    <w:rsid w:val="0076077E"/>
    <w:rsid w:val="007607A1"/>
    <w:rsid w:val="0076095E"/>
    <w:rsid w:val="00760A27"/>
    <w:rsid w:val="00760B82"/>
    <w:rsid w:val="00760CC3"/>
    <w:rsid w:val="007614EE"/>
    <w:rsid w:val="007616CF"/>
    <w:rsid w:val="00761758"/>
    <w:rsid w:val="007617BD"/>
    <w:rsid w:val="007618BF"/>
    <w:rsid w:val="00761FCE"/>
    <w:rsid w:val="00762122"/>
    <w:rsid w:val="00762133"/>
    <w:rsid w:val="007623DE"/>
    <w:rsid w:val="0076254A"/>
    <w:rsid w:val="0076289C"/>
    <w:rsid w:val="007628DD"/>
    <w:rsid w:val="00762E90"/>
    <w:rsid w:val="007630C9"/>
    <w:rsid w:val="00763352"/>
    <w:rsid w:val="007633A5"/>
    <w:rsid w:val="00763554"/>
    <w:rsid w:val="007635AA"/>
    <w:rsid w:val="0076361E"/>
    <w:rsid w:val="0076365A"/>
    <w:rsid w:val="007639DB"/>
    <w:rsid w:val="00763D90"/>
    <w:rsid w:val="00763E7F"/>
    <w:rsid w:val="0076413D"/>
    <w:rsid w:val="00764344"/>
    <w:rsid w:val="00764503"/>
    <w:rsid w:val="007645B5"/>
    <w:rsid w:val="007645E2"/>
    <w:rsid w:val="00764692"/>
    <w:rsid w:val="0076471B"/>
    <w:rsid w:val="00764735"/>
    <w:rsid w:val="00764921"/>
    <w:rsid w:val="00764998"/>
    <w:rsid w:val="00764A45"/>
    <w:rsid w:val="00764C1C"/>
    <w:rsid w:val="00765533"/>
    <w:rsid w:val="007656D5"/>
    <w:rsid w:val="00765976"/>
    <w:rsid w:val="00765CD2"/>
    <w:rsid w:val="00765D2A"/>
    <w:rsid w:val="007664ED"/>
    <w:rsid w:val="00766559"/>
    <w:rsid w:val="0076664D"/>
    <w:rsid w:val="00766925"/>
    <w:rsid w:val="007671C6"/>
    <w:rsid w:val="0076728E"/>
    <w:rsid w:val="0076777E"/>
    <w:rsid w:val="007679B3"/>
    <w:rsid w:val="00767A5F"/>
    <w:rsid w:val="00767A9E"/>
    <w:rsid w:val="00767B8D"/>
    <w:rsid w:val="00767E19"/>
    <w:rsid w:val="00767E29"/>
    <w:rsid w:val="00767F66"/>
    <w:rsid w:val="007701C3"/>
    <w:rsid w:val="0077061F"/>
    <w:rsid w:val="00770646"/>
    <w:rsid w:val="00770723"/>
    <w:rsid w:val="00770AE6"/>
    <w:rsid w:val="00770B46"/>
    <w:rsid w:val="00770C8E"/>
    <w:rsid w:val="00770D7B"/>
    <w:rsid w:val="00771345"/>
    <w:rsid w:val="0077187A"/>
    <w:rsid w:val="0077192C"/>
    <w:rsid w:val="00771C4E"/>
    <w:rsid w:val="00772197"/>
    <w:rsid w:val="00772217"/>
    <w:rsid w:val="0077253C"/>
    <w:rsid w:val="007725F0"/>
    <w:rsid w:val="00772803"/>
    <w:rsid w:val="00772A0B"/>
    <w:rsid w:val="00773022"/>
    <w:rsid w:val="00773376"/>
    <w:rsid w:val="007733AC"/>
    <w:rsid w:val="00773853"/>
    <w:rsid w:val="007739AF"/>
    <w:rsid w:val="00773C8A"/>
    <w:rsid w:val="00773F65"/>
    <w:rsid w:val="00774247"/>
    <w:rsid w:val="00774569"/>
    <w:rsid w:val="007745A8"/>
    <w:rsid w:val="00774648"/>
    <w:rsid w:val="00774782"/>
    <w:rsid w:val="0077480A"/>
    <w:rsid w:val="00774C28"/>
    <w:rsid w:val="00774C5A"/>
    <w:rsid w:val="007753BD"/>
    <w:rsid w:val="007753C2"/>
    <w:rsid w:val="00775797"/>
    <w:rsid w:val="00775889"/>
    <w:rsid w:val="00775CE3"/>
    <w:rsid w:val="00775D3E"/>
    <w:rsid w:val="00775FB9"/>
    <w:rsid w:val="00776079"/>
    <w:rsid w:val="00776109"/>
    <w:rsid w:val="00776119"/>
    <w:rsid w:val="0077619D"/>
    <w:rsid w:val="0077633C"/>
    <w:rsid w:val="00776459"/>
    <w:rsid w:val="0077651B"/>
    <w:rsid w:val="00776615"/>
    <w:rsid w:val="0077666F"/>
    <w:rsid w:val="00776899"/>
    <w:rsid w:val="007769EB"/>
    <w:rsid w:val="00776E4C"/>
    <w:rsid w:val="00776EB1"/>
    <w:rsid w:val="00777247"/>
    <w:rsid w:val="007772AD"/>
    <w:rsid w:val="007773A0"/>
    <w:rsid w:val="007776F4"/>
    <w:rsid w:val="007779A5"/>
    <w:rsid w:val="00777AC3"/>
    <w:rsid w:val="00777BAD"/>
    <w:rsid w:val="00777C00"/>
    <w:rsid w:val="0078007D"/>
    <w:rsid w:val="00780504"/>
    <w:rsid w:val="00780588"/>
    <w:rsid w:val="0078093E"/>
    <w:rsid w:val="00780985"/>
    <w:rsid w:val="00780B86"/>
    <w:rsid w:val="00780D18"/>
    <w:rsid w:val="00780D41"/>
    <w:rsid w:val="00780E8C"/>
    <w:rsid w:val="00780F65"/>
    <w:rsid w:val="0078104C"/>
    <w:rsid w:val="0078114F"/>
    <w:rsid w:val="0078137F"/>
    <w:rsid w:val="0078152D"/>
    <w:rsid w:val="00781759"/>
    <w:rsid w:val="00781766"/>
    <w:rsid w:val="007818E3"/>
    <w:rsid w:val="00781A9C"/>
    <w:rsid w:val="00781B5C"/>
    <w:rsid w:val="00781E19"/>
    <w:rsid w:val="00782097"/>
    <w:rsid w:val="007820D6"/>
    <w:rsid w:val="00782183"/>
    <w:rsid w:val="00782AFB"/>
    <w:rsid w:val="00782B1B"/>
    <w:rsid w:val="00782B81"/>
    <w:rsid w:val="00783067"/>
    <w:rsid w:val="007836AF"/>
    <w:rsid w:val="00783865"/>
    <w:rsid w:val="007838C4"/>
    <w:rsid w:val="007838F3"/>
    <w:rsid w:val="00783D57"/>
    <w:rsid w:val="00783DD8"/>
    <w:rsid w:val="00783DF4"/>
    <w:rsid w:val="00783EEA"/>
    <w:rsid w:val="00784012"/>
    <w:rsid w:val="007843B6"/>
    <w:rsid w:val="0078463B"/>
    <w:rsid w:val="0078469A"/>
    <w:rsid w:val="007846BA"/>
    <w:rsid w:val="007846E1"/>
    <w:rsid w:val="00784C54"/>
    <w:rsid w:val="00784E87"/>
    <w:rsid w:val="007850A1"/>
    <w:rsid w:val="00785463"/>
    <w:rsid w:val="00785489"/>
    <w:rsid w:val="007856FE"/>
    <w:rsid w:val="00785AE3"/>
    <w:rsid w:val="00785CA1"/>
    <w:rsid w:val="00785CE5"/>
    <w:rsid w:val="00785DEA"/>
    <w:rsid w:val="007860F4"/>
    <w:rsid w:val="007861F1"/>
    <w:rsid w:val="0078626A"/>
    <w:rsid w:val="00786736"/>
    <w:rsid w:val="007869A9"/>
    <w:rsid w:val="00786A50"/>
    <w:rsid w:val="00786ABC"/>
    <w:rsid w:val="00786F9F"/>
    <w:rsid w:val="007872FF"/>
    <w:rsid w:val="0078745F"/>
    <w:rsid w:val="007874AA"/>
    <w:rsid w:val="0078790D"/>
    <w:rsid w:val="00787D51"/>
    <w:rsid w:val="00787EDE"/>
    <w:rsid w:val="0079000F"/>
    <w:rsid w:val="00790124"/>
    <w:rsid w:val="00790189"/>
    <w:rsid w:val="007901EE"/>
    <w:rsid w:val="00790209"/>
    <w:rsid w:val="00790300"/>
    <w:rsid w:val="00790711"/>
    <w:rsid w:val="00790A70"/>
    <w:rsid w:val="00790AF7"/>
    <w:rsid w:val="00790B0C"/>
    <w:rsid w:val="00790CAB"/>
    <w:rsid w:val="0079102F"/>
    <w:rsid w:val="007910CA"/>
    <w:rsid w:val="007912ED"/>
    <w:rsid w:val="007915B8"/>
    <w:rsid w:val="007916D9"/>
    <w:rsid w:val="007917C3"/>
    <w:rsid w:val="00791880"/>
    <w:rsid w:val="00791D05"/>
    <w:rsid w:val="00791D44"/>
    <w:rsid w:val="00791FDD"/>
    <w:rsid w:val="00792B00"/>
    <w:rsid w:val="00792B12"/>
    <w:rsid w:val="00792C1E"/>
    <w:rsid w:val="00792C38"/>
    <w:rsid w:val="00792D28"/>
    <w:rsid w:val="007931FC"/>
    <w:rsid w:val="00793290"/>
    <w:rsid w:val="0079329F"/>
    <w:rsid w:val="007932B6"/>
    <w:rsid w:val="007934B4"/>
    <w:rsid w:val="0079357E"/>
    <w:rsid w:val="00793653"/>
    <w:rsid w:val="00793718"/>
    <w:rsid w:val="00793B21"/>
    <w:rsid w:val="00793DD4"/>
    <w:rsid w:val="00793FE9"/>
    <w:rsid w:val="00794121"/>
    <w:rsid w:val="007946A1"/>
    <w:rsid w:val="00794716"/>
    <w:rsid w:val="00794BB3"/>
    <w:rsid w:val="00794EA7"/>
    <w:rsid w:val="00794FC9"/>
    <w:rsid w:val="00795038"/>
    <w:rsid w:val="007951B9"/>
    <w:rsid w:val="007952E2"/>
    <w:rsid w:val="00795415"/>
    <w:rsid w:val="0079551A"/>
    <w:rsid w:val="00795747"/>
    <w:rsid w:val="00795A47"/>
    <w:rsid w:val="00795BE1"/>
    <w:rsid w:val="00795CEA"/>
    <w:rsid w:val="00795D21"/>
    <w:rsid w:val="007960AA"/>
    <w:rsid w:val="00796404"/>
    <w:rsid w:val="00796D53"/>
    <w:rsid w:val="007970D8"/>
    <w:rsid w:val="0079714A"/>
    <w:rsid w:val="007971FC"/>
    <w:rsid w:val="00797441"/>
    <w:rsid w:val="00797476"/>
    <w:rsid w:val="007976D2"/>
    <w:rsid w:val="007979E2"/>
    <w:rsid w:val="00797D43"/>
    <w:rsid w:val="00797E70"/>
    <w:rsid w:val="00797F83"/>
    <w:rsid w:val="007A00D3"/>
    <w:rsid w:val="007A0344"/>
    <w:rsid w:val="007A053D"/>
    <w:rsid w:val="007A06F9"/>
    <w:rsid w:val="007A08B3"/>
    <w:rsid w:val="007A08F2"/>
    <w:rsid w:val="007A0A0C"/>
    <w:rsid w:val="007A0C74"/>
    <w:rsid w:val="007A0DEF"/>
    <w:rsid w:val="007A0EAA"/>
    <w:rsid w:val="007A13E9"/>
    <w:rsid w:val="007A15CA"/>
    <w:rsid w:val="007A1733"/>
    <w:rsid w:val="007A19C2"/>
    <w:rsid w:val="007A1BC2"/>
    <w:rsid w:val="007A1CB4"/>
    <w:rsid w:val="007A1F2D"/>
    <w:rsid w:val="007A2084"/>
    <w:rsid w:val="007A2161"/>
    <w:rsid w:val="007A220B"/>
    <w:rsid w:val="007A223E"/>
    <w:rsid w:val="007A2283"/>
    <w:rsid w:val="007A22ED"/>
    <w:rsid w:val="007A2617"/>
    <w:rsid w:val="007A2789"/>
    <w:rsid w:val="007A27D5"/>
    <w:rsid w:val="007A2902"/>
    <w:rsid w:val="007A29AD"/>
    <w:rsid w:val="007A2C0A"/>
    <w:rsid w:val="007A3096"/>
    <w:rsid w:val="007A326B"/>
    <w:rsid w:val="007A35A4"/>
    <w:rsid w:val="007A3AF0"/>
    <w:rsid w:val="007A3C6F"/>
    <w:rsid w:val="007A3DFE"/>
    <w:rsid w:val="007A3E20"/>
    <w:rsid w:val="007A3EB3"/>
    <w:rsid w:val="007A3F92"/>
    <w:rsid w:val="007A4235"/>
    <w:rsid w:val="007A42F0"/>
    <w:rsid w:val="007A436A"/>
    <w:rsid w:val="007A4584"/>
    <w:rsid w:val="007A48E7"/>
    <w:rsid w:val="007A53C0"/>
    <w:rsid w:val="007A5469"/>
    <w:rsid w:val="007A59FF"/>
    <w:rsid w:val="007A5B81"/>
    <w:rsid w:val="007A5BBD"/>
    <w:rsid w:val="007A6010"/>
    <w:rsid w:val="007A63EE"/>
    <w:rsid w:val="007A6618"/>
    <w:rsid w:val="007A6666"/>
    <w:rsid w:val="007A6924"/>
    <w:rsid w:val="007A6A8B"/>
    <w:rsid w:val="007A6B10"/>
    <w:rsid w:val="007A6E80"/>
    <w:rsid w:val="007A6F65"/>
    <w:rsid w:val="007A6F82"/>
    <w:rsid w:val="007A6FEF"/>
    <w:rsid w:val="007A7012"/>
    <w:rsid w:val="007A75F9"/>
    <w:rsid w:val="007A75FA"/>
    <w:rsid w:val="007A7630"/>
    <w:rsid w:val="007A787D"/>
    <w:rsid w:val="007A7CD9"/>
    <w:rsid w:val="007A7D4C"/>
    <w:rsid w:val="007A7E34"/>
    <w:rsid w:val="007B0035"/>
    <w:rsid w:val="007B00A4"/>
    <w:rsid w:val="007B0392"/>
    <w:rsid w:val="007B03DF"/>
    <w:rsid w:val="007B04A2"/>
    <w:rsid w:val="007B0501"/>
    <w:rsid w:val="007B0BB1"/>
    <w:rsid w:val="007B0C13"/>
    <w:rsid w:val="007B0DC5"/>
    <w:rsid w:val="007B14E7"/>
    <w:rsid w:val="007B164F"/>
    <w:rsid w:val="007B1AAF"/>
    <w:rsid w:val="007B1C0B"/>
    <w:rsid w:val="007B1DDB"/>
    <w:rsid w:val="007B1EDD"/>
    <w:rsid w:val="007B210A"/>
    <w:rsid w:val="007B211D"/>
    <w:rsid w:val="007B21EF"/>
    <w:rsid w:val="007B22F7"/>
    <w:rsid w:val="007B24D6"/>
    <w:rsid w:val="007B2775"/>
    <w:rsid w:val="007B288B"/>
    <w:rsid w:val="007B28C6"/>
    <w:rsid w:val="007B2972"/>
    <w:rsid w:val="007B29D7"/>
    <w:rsid w:val="007B2A82"/>
    <w:rsid w:val="007B2AE5"/>
    <w:rsid w:val="007B2B68"/>
    <w:rsid w:val="007B2DFA"/>
    <w:rsid w:val="007B301E"/>
    <w:rsid w:val="007B306C"/>
    <w:rsid w:val="007B33EE"/>
    <w:rsid w:val="007B3820"/>
    <w:rsid w:val="007B3D9E"/>
    <w:rsid w:val="007B3F2B"/>
    <w:rsid w:val="007B400F"/>
    <w:rsid w:val="007B405F"/>
    <w:rsid w:val="007B41D5"/>
    <w:rsid w:val="007B4221"/>
    <w:rsid w:val="007B4984"/>
    <w:rsid w:val="007B4B87"/>
    <w:rsid w:val="007B4DD7"/>
    <w:rsid w:val="007B4DE3"/>
    <w:rsid w:val="007B5009"/>
    <w:rsid w:val="007B50BF"/>
    <w:rsid w:val="007B5253"/>
    <w:rsid w:val="007B5440"/>
    <w:rsid w:val="007B5593"/>
    <w:rsid w:val="007B5708"/>
    <w:rsid w:val="007B5923"/>
    <w:rsid w:val="007B5ACC"/>
    <w:rsid w:val="007B5AD0"/>
    <w:rsid w:val="007B5C08"/>
    <w:rsid w:val="007B5CF0"/>
    <w:rsid w:val="007B6051"/>
    <w:rsid w:val="007B628D"/>
    <w:rsid w:val="007B69B9"/>
    <w:rsid w:val="007B6ACA"/>
    <w:rsid w:val="007B6E00"/>
    <w:rsid w:val="007B6E36"/>
    <w:rsid w:val="007B7021"/>
    <w:rsid w:val="007B70C8"/>
    <w:rsid w:val="007B71DC"/>
    <w:rsid w:val="007B7244"/>
    <w:rsid w:val="007B742A"/>
    <w:rsid w:val="007B7808"/>
    <w:rsid w:val="007B78E9"/>
    <w:rsid w:val="007B7AA0"/>
    <w:rsid w:val="007B7E0B"/>
    <w:rsid w:val="007B7E5A"/>
    <w:rsid w:val="007C0068"/>
    <w:rsid w:val="007C03CC"/>
    <w:rsid w:val="007C04D8"/>
    <w:rsid w:val="007C07D5"/>
    <w:rsid w:val="007C0970"/>
    <w:rsid w:val="007C09FE"/>
    <w:rsid w:val="007C0A1D"/>
    <w:rsid w:val="007C0D00"/>
    <w:rsid w:val="007C0D74"/>
    <w:rsid w:val="007C0DA1"/>
    <w:rsid w:val="007C114F"/>
    <w:rsid w:val="007C13BE"/>
    <w:rsid w:val="007C1428"/>
    <w:rsid w:val="007C17C8"/>
    <w:rsid w:val="007C1828"/>
    <w:rsid w:val="007C1F78"/>
    <w:rsid w:val="007C22CC"/>
    <w:rsid w:val="007C23BC"/>
    <w:rsid w:val="007C2817"/>
    <w:rsid w:val="007C2AD5"/>
    <w:rsid w:val="007C2B31"/>
    <w:rsid w:val="007C2BC6"/>
    <w:rsid w:val="007C3092"/>
    <w:rsid w:val="007C317A"/>
    <w:rsid w:val="007C3200"/>
    <w:rsid w:val="007C330C"/>
    <w:rsid w:val="007C345C"/>
    <w:rsid w:val="007C3595"/>
    <w:rsid w:val="007C368B"/>
    <w:rsid w:val="007C37AF"/>
    <w:rsid w:val="007C3828"/>
    <w:rsid w:val="007C382D"/>
    <w:rsid w:val="007C3A39"/>
    <w:rsid w:val="007C3D8C"/>
    <w:rsid w:val="007C3EE8"/>
    <w:rsid w:val="007C4652"/>
    <w:rsid w:val="007C469A"/>
    <w:rsid w:val="007C479D"/>
    <w:rsid w:val="007C488F"/>
    <w:rsid w:val="007C4897"/>
    <w:rsid w:val="007C49FA"/>
    <w:rsid w:val="007C4B8E"/>
    <w:rsid w:val="007C4D47"/>
    <w:rsid w:val="007C4E1E"/>
    <w:rsid w:val="007C4EAF"/>
    <w:rsid w:val="007C52B4"/>
    <w:rsid w:val="007C5487"/>
    <w:rsid w:val="007C58F9"/>
    <w:rsid w:val="007C5952"/>
    <w:rsid w:val="007C59CB"/>
    <w:rsid w:val="007C59F8"/>
    <w:rsid w:val="007C5A7A"/>
    <w:rsid w:val="007C5C07"/>
    <w:rsid w:val="007C5FF4"/>
    <w:rsid w:val="007C6122"/>
    <w:rsid w:val="007C63B8"/>
    <w:rsid w:val="007C64A3"/>
    <w:rsid w:val="007C6548"/>
    <w:rsid w:val="007C67CD"/>
    <w:rsid w:val="007C6A07"/>
    <w:rsid w:val="007C6A6F"/>
    <w:rsid w:val="007C6B6E"/>
    <w:rsid w:val="007C6CBF"/>
    <w:rsid w:val="007C6D59"/>
    <w:rsid w:val="007C716B"/>
    <w:rsid w:val="007C742D"/>
    <w:rsid w:val="007C7602"/>
    <w:rsid w:val="007C7676"/>
    <w:rsid w:val="007C7730"/>
    <w:rsid w:val="007C78F6"/>
    <w:rsid w:val="007C7A80"/>
    <w:rsid w:val="007C7B16"/>
    <w:rsid w:val="007C7CFB"/>
    <w:rsid w:val="007C7FB6"/>
    <w:rsid w:val="007D03C3"/>
    <w:rsid w:val="007D04BD"/>
    <w:rsid w:val="007D04E7"/>
    <w:rsid w:val="007D061B"/>
    <w:rsid w:val="007D07AC"/>
    <w:rsid w:val="007D07ED"/>
    <w:rsid w:val="007D0AC9"/>
    <w:rsid w:val="007D0BDF"/>
    <w:rsid w:val="007D0EF7"/>
    <w:rsid w:val="007D0F75"/>
    <w:rsid w:val="007D0FC0"/>
    <w:rsid w:val="007D10E7"/>
    <w:rsid w:val="007D1206"/>
    <w:rsid w:val="007D1280"/>
    <w:rsid w:val="007D133B"/>
    <w:rsid w:val="007D1383"/>
    <w:rsid w:val="007D13C6"/>
    <w:rsid w:val="007D143B"/>
    <w:rsid w:val="007D148E"/>
    <w:rsid w:val="007D1494"/>
    <w:rsid w:val="007D15E5"/>
    <w:rsid w:val="007D160A"/>
    <w:rsid w:val="007D1B66"/>
    <w:rsid w:val="007D1EC3"/>
    <w:rsid w:val="007D1F19"/>
    <w:rsid w:val="007D204A"/>
    <w:rsid w:val="007D2065"/>
    <w:rsid w:val="007D2150"/>
    <w:rsid w:val="007D21C2"/>
    <w:rsid w:val="007D235D"/>
    <w:rsid w:val="007D23BF"/>
    <w:rsid w:val="007D27F1"/>
    <w:rsid w:val="007D2EC7"/>
    <w:rsid w:val="007D2EEE"/>
    <w:rsid w:val="007D32AB"/>
    <w:rsid w:val="007D3480"/>
    <w:rsid w:val="007D35BE"/>
    <w:rsid w:val="007D3653"/>
    <w:rsid w:val="007D3758"/>
    <w:rsid w:val="007D3C5A"/>
    <w:rsid w:val="007D3D9A"/>
    <w:rsid w:val="007D3DFD"/>
    <w:rsid w:val="007D4456"/>
    <w:rsid w:val="007D4515"/>
    <w:rsid w:val="007D45D9"/>
    <w:rsid w:val="007D47E1"/>
    <w:rsid w:val="007D4A2B"/>
    <w:rsid w:val="007D4BDD"/>
    <w:rsid w:val="007D4CAC"/>
    <w:rsid w:val="007D4E2E"/>
    <w:rsid w:val="007D500A"/>
    <w:rsid w:val="007D5035"/>
    <w:rsid w:val="007D5474"/>
    <w:rsid w:val="007D555D"/>
    <w:rsid w:val="007D582D"/>
    <w:rsid w:val="007D59BD"/>
    <w:rsid w:val="007D5A5F"/>
    <w:rsid w:val="007D5DC0"/>
    <w:rsid w:val="007D5DDB"/>
    <w:rsid w:val="007D5F48"/>
    <w:rsid w:val="007D64CE"/>
    <w:rsid w:val="007D6547"/>
    <w:rsid w:val="007D66B6"/>
    <w:rsid w:val="007D6748"/>
    <w:rsid w:val="007D6940"/>
    <w:rsid w:val="007D6BF0"/>
    <w:rsid w:val="007D6C82"/>
    <w:rsid w:val="007D6E81"/>
    <w:rsid w:val="007D6F1A"/>
    <w:rsid w:val="007D7017"/>
    <w:rsid w:val="007D745F"/>
    <w:rsid w:val="007D77F2"/>
    <w:rsid w:val="007D78AC"/>
    <w:rsid w:val="007D7AB7"/>
    <w:rsid w:val="007D7DC2"/>
    <w:rsid w:val="007D7E3F"/>
    <w:rsid w:val="007E07B3"/>
    <w:rsid w:val="007E0AB4"/>
    <w:rsid w:val="007E0C67"/>
    <w:rsid w:val="007E0E40"/>
    <w:rsid w:val="007E0FBF"/>
    <w:rsid w:val="007E143D"/>
    <w:rsid w:val="007E1857"/>
    <w:rsid w:val="007E185F"/>
    <w:rsid w:val="007E19E9"/>
    <w:rsid w:val="007E1B76"/>
    <w:rsid w:val="007E1E7F"/>
    <w:rsid w:val="007E1EC0"/>
    <w:rsid w:val="007E21B4"/>
    <w:rsid w:val="007E25D6"/>
    <w:rsid w:val="007E266C"/>
    <w:rsid w:val="007E26C9"/>
    <w:rsid w:val="007E27DE"/>
    <w:rsid w:val="007E2C98"/>
    <w:rsid w:val="007E2D0A"/>
    <w:rsid w:val="007E2EF7"/>
    <w:rsid w:val="007E2FBD"/>
    <w:rsid w:val="007E3213"/>
    <w:rsid w:val="007E3450"/>
    <w:rsid w:val="007E3781"/>
    <w:rsid w:val="007E3AE7"/>
    <w:rsid w:val="007E3BCC"/>
    <w:rsid w:val="007E3D32"/>
    <w:rsid w:val="007E3F77"/>
    <w:rsid w:val="007E441D"/>
    <w:rsid w:val="007E463D"/>
    <w:rsid w:val="007E4B02"/>
    <w:rsid w:val="007E4B95"/>
    <w:rsid w:val="007E4CBE"/>
    <w:rsid w:val="007E50A8"/>
    <w:rsid w:val="007E5171"/>
    <w:rsid w:val="007E5558"/>
    <w:rsid w:val="007E5910"/>
    <w:rsid w:val="007E5F43"/>
    <w:rsid w:val="007E5FEB"/>
    <w:rsid w:val="007E608F"/>
    <w:rsid w:val="007E6093"/>
    <w:rsid w:val="007E64D2"/>
    <w:rsid w:val="007E68E0"/>
    <w:rsid w:val="007E69B7"/>
    <w:rsid w:val="007E6D3B"/>
    <w:rsid w:val="007E7019"/>
    <w:rsid w:val="007E71FA"/>
    <w:rsid w:val="007E7662"/>
    <w:rsid w:val="007E7664"/>
    <w:rsid w:val="007E7665"/>
    <w:rsid w:val="007E7674"/>
    <w:rsid w:val="007E7721"/>
    <w:rsid w:val="007E784D"/>
    <w:rsid w:val="007E7AE6"/>
    <w:rsid w:val="007E7AFB"/>
    <w:rsid w:val="007E7B86"/>
    <w:rsid w:val="007E7C58"/>
    <w:rsid w:val="007F005F"/>
    <w:rsid w:val="007F0139"/>
    <w:rsid w:val="007F018A"/>
    <w:rsid w:val="007F04AF"/>
    <w:rsid w:val="007F0587"/>
    <w:rsid w:val="007F0750"/>
    <w:rsid w:val="007F0B28"/>
    <w:rsid w:val="007F0B8A"/>
    <w:rsid w:val="007F0CC8"/>
    <w:rsid w:val="007F1157"/>
    <w:rsid w:val="007F12E2"/>
    <w:rsid w:val="007F161F"/>
    <w:rsid w:val="007F1984"/>
    <w:rsid w:val="007F1B57"/>
    <w:rsid w:val="007F20AE"/>
    <w:rsid w:val="007F21F8"/>
    <w:rsid w:val="007F2475"/>
    <w:rsid w:val="007F27A9"/>
    <w:rsid w:val="007F2B89"/>
    <w:rsid w:val="007F2BD9"/>
    <w:rsid w:val="007F2D01"/>
    <w:rsid w:val="007F2E95"/>
    <w:rsid w:val="007F349D"/>
    <w:rsid w:val="007F368A"/>
    <w:rsid w:val="007F3737"/>
    <w:rsid w:val="007F3761"/>
    <w:rsid w:val="007F38DC"/>
    <w:rsid w:val="007F3A87"/>
    <w:rsid w:val="007F3B95"/>
    <w:rsid w:val="007F3E5D"/>
    <w:rsid w:val="007F42EF"/>
    <w:rsid w:val="007F44B3"/>
    <w:rsid w:val="007F4877"/>
    <w:rsid w:val="007F48D7"/>
    <w:rsid w:val="007F4B81"/>
    <w:rsid w:val="007F5197"/>
    <w:rsid w:val="007F543D"/>
    <w:rsid w:val="007F5639"/>
    <w:rsid w:val="007F5644"/>
    <w:rsid w:val="007F579C"/>
    <w:rsid w:val="007F5A3B"/>
    <w:rsid w:val="007F5B29"/>
    <w:rsid w:val="007F5BB8"/>
    <w:rsid w:val="007F5F89"/>
    <w:rsid w:val="007F5F93"/>
    <w:rsid w:val="007F6014"/>
    <w:rsid w:val="007F61E2"/>
    <w:rsid w:val="007F68FC"/>
    <w:rsid w:val="007F6994"/>
    <w:rsid w:val="007F6D7A"/>
    <w:rsid w:val="007F6D89"/>
    <w:rsid w:val="007F7270"/>
    <w:rsid w:val="007F731F"/>
    <w:rsid w:val="007F745F"/>
    <w:rsid w:val="007F760D"/>
    <w:rsid w:val="007F7A12"/>
    <w:rsid w:val="007F7A56"/>
    <w:rsid w:val="00800019"/>
    <w:rsid w:val="008000B5"/>
    <w:rsid w:val="008003B8"/>
    <w:rsid w:val="008004FB"/>
    <w:rsid w:val="0080054D"/>
    <w:rsid w:val="0080096A"/>
    <w:rsid w:val="00800E99"/>
    <w:rsid w:val="008010F9"/>
    <w:rsid w:val="0080123C"/>
    <w:rsid w:val="00801358"/>
    <w:rsid w:val="00801D11"/>
    <w:rsid w:val="00801E06"/>
    <w:rsid w:val="00801F76"/>
    <w:rsid w:val="008020BC"/>
    <w:rsid w:val="0080228C"/>
    <w:rsid w:val="00802750"/>
    <w:rsid w:val="00802809"/>
    <w:rsid w:val="00802EAE"/>
    <w:rsid w:val="00802F08"/>
    <w:rsid w:val="00802FFA"/>
    <w:rsid w:val="0080330F"/>
    <w:rsid w:val="00803336"/>
    <w:rsid w:val="00803388"/>
    <w:rsid w:val="00803457"/>
    <w:rsid w:val="00803581"/>
    <w:rsid w:val="008036ED"/>
    <w:rsid w:val="00803B33"/>
    <w:rsid w:val="00803C74"/>
    <w:rsid w:val="00804377"/>
    <w:rsid w:val="008044D3"/>
    <w:rsid w:val="0080454D"/>
    <w:rsid w:val="00804E3F"/>
    <w:rsid w:val="00805079"/>
    <w:rsid w:val="00805328"/>
    <w:rsid w:val="0080559A"/>
    <w:rsid w:val="00805785"/>
    <w:rsid w:val="00805878"/>
    <w:rsid w:val="00805894"/>
    <w:rsid w:val="008058A6"/>
    <w:rsid w:val="00805CCB"/>
    <w:rsid w:val="00805E8C"/>
    <w:rsid w:val="00805F13"/>
    <w:rsid w:val="00806072"/>
    <w:rsid w:val="00806214"/>
    <w:rsid w:val="00806326"/>
    <w:rsid w:val="00806350"/>
    <w:rsid w:val="008063E4"/>
    <w:rsid w:val="0080668D"/>
    <w:rsid w:val="008068A2"/>
    <w:rsid w:val="00806ADF"/>
    <w:rsid w:val="00806C5D"/>
    <w:rsid w:val="00806E63"/>
    <w:rsid w:val="00806F19"/>
    <w:rsid w:val="00806FA1"/>
    <w:rsid w:val="00806FD4"/>
    <w:rsid w:val="00807160"/>
    <w:rsid w:val="008073F5"/>
    <w:rsid w:val="008077B0"/>
    <w:rsid w:val="0080799E"/>
    <w:rsid w:val="00807AD8"/>
    <w:rsid w:val="00807D6F"/>
    <w:rsid w:val="00807EAD"/>
    <w:rsid w:val="008100B4"/>
    <w:rsid w:val="00810220"/>
    <w:rsid w:val="00810300"/>
    <w:rsid w:val="0081035F"/>
    <w:rsid w:val="008104FB"/>
    <w:rsid w:val="00810624"/>
    <w:rsid w:val="0081074E"/>
    <w:rsid w:val="008108B9"/>
    <w:rsid w:val="00810994"/>
    <w:rsid w:val="00810CCF"/>
    <w:rsid w:val="00810DDE"/>
    <w:rsid w:val="00810E24"/>
    <w:rsid w:val="00810F2B"/>
    <w:rsid w:val="008111FF"/>
    <w:rsid w:val="00811223"/>
    <w:rsid w:val="008112B1"/>
    <w:rsid w:val="008113BB"/>
    <w:rsid w:val="00811557"/>
    <w:rsid w:val="00811601"/>
    <w:rsid w:val="008116C8"/>
    <w:rsid w:val="00811982"/>
    <w:rsid w:val="00811A45"/>
    <w:rsid w:val="00811C4B"/>
    <w:rsid w:val="00811DE4"/>
    <w:rsid w:val="00811EA5"/>
    <w:rsid w:val="00811FF6"/>
    <w:rsid w:val="00812139"/>
    <w:rsid w:val="008122AB"/>
    <w:rsid w:val="008125FA"/>
    <w:rsid w:val="00812639"/>
    <w:rsid w:val="00812A19"/>
    <w:rsid w:val="0081324D"/>
    <w:rsid w:val="008132E7"/>
    <w:rsid w:val="0081338F"/>
    <w:rsid w:val="00813534"/>
    <w:rsid w:val="0081367C"/>
    <w:rsid w:val="0081373E"/>
    <w:rsid w:val="00813B1F"/>
    <w:rsid w:val="00813C8F"/>
    <w:rsid w:val="00813D38"/>
    <w:rsid w:val="00813EC6"/>
    <w:rsid w:val="0081411E"/>
    <w:rsid w:val="00814322"/>
    <w:rsid w:val="00814652"/>
    <w:rsid w:val="00814D63"/>
    <w:rsid w:val="00815379"/>
    <w:rsid w:val="008154BE"/>
    <w:rsid w:val="0081567A"/>
    <w:rsid w:val="00815886"/>
    <w:rsid w:val="008158DC"/>
    <w:rsid w:val="008158DD"/>
    <w:rsid w:val="00815A28"/>
    <w:rsid w:val="00815B92"/>
    <w:rsid w:val="00815CF4"/>
    <w:rsid w:val="00815D4E"/>
    <w:rsid w:val="008161FC"/>
    <w:rsid w:val="008162F2"/>
    <w:rsid w:val="0081649F"/>
    <w:rsid w:val="00816712"/>
    <w:rsid w:val="00816772"/>
    <w:rsid w:val="00816E60"/>
    <w:rsid w:val="00816E7E"/>
    <w:rsid w:val="0081700B"/>
    <w:rsid w:val="0081720B"/>
    <w:rsid w:val="0081738A"/>
    <w:rsid w:val="008173B1"/>
    <w:rsid w:val="008176D5"/>
    <w:rsid w:val="008177C0"/>
    <w:rsid w:val="00817A56"/>
    <w:rsid w:val="00817BDE"/>
    <w:rsid w:val="00817D0D"/>
    <w:rsid w:val="00817E80"/>
    <w:rsid w:val="0082030A"/>
    <w:rsid w:val="008203B9"/>
    <w:rsid w:val="00820736"/>
    <w:rsid w:val="00820C09"/>
    <w:rsid w:val="00820FE7"/>
    <w:rsid w:val="0082117C"/>
    <w:rsid w:val="00821323"/>
    <w:rsid w:val="0082143D"/>
    <w:rsid w:val="00821722"/>
    <w:rsid w:val="008218A6"/>
    <w:rsid w:val="0082194B"/>
    <w:rsid w:val="00821A1F"/>
    <w:rsid w:val="00821AC9"/>
    <w:rsid w:val="00821B53"/>
    <w:rsid w:val="00821CB1"/>
    <w:rsid w:val="00821E2C"/>
    <w:rsid w:val="0082208F"/>
    <w:rsid w:val="0082228F"/>
    <w:rsid w:val="008225A4"/>
    <w:rsid w:val="00822670"/>
    <w:rsid w:val="00822DE8"/>
    <w:rsid w:val="00823154"/>
    <w:rsid w:val="008231C7"/>
    <w:rsid w:val="008231D5"/>
    <w:rsid w:val="00823239"/>
    <w:rsid w:val="008233FC"/>
    <w:rsid w:val="008235D8"/>
    <w:rsid w:val="0082374D"/>
    <w:rsid w:val="008239CF"/>
    <w:rsid w:val="00823A85"/>
    <w:rsid w:val="00823E1B"/>
    <w:rsid w:val="00824221"/>
    <w:rsid w:val="00824E44"/>
    <w:rsid w:val="00824EBA"/>
    <w:rsid w:val="0082508B"/>
    <w:rsid w:val="00825090"/>
    <w:rsid w:val="008255C2"/>
    <w:rsid w:val="00825B54"/>
    <w:rsid w:val="00825EDF"/>
    <w:rsid w:val="00825F3F"/>
    <w:rsid w:val="008261F9"/>
    <w:rsid w:val="008266DB"/>
    <w:rsid w:val="008268DE"/>
    <w:rsid w:val="00826B49"/>
    <w:rsid w:val="00826CCC"/>
    <w:rsid w:val="00826E8F"/>
    <w:rsid w:val="008271AC"/>
    <w:rsid w:val="00827290"/>
    <w:rsid w:val="0082746D"/>
    <w:rsid w:val="008274B7"/>
    <w:rsid w:val="008275BB"/>
    <w:rsid w:val="00827968"/>
    <w:rsid w:val="008279D5"/>
    <w:rsid w:val="008279DF"/>
    <w:rsid w:val="00827C2E"/>
    <w:rsid w:val="0083045B"/>
    <w:rsid w:val="0083062F"/>
    <w:rsid w:val="0083091E"/>
    <w:rsid w:val="00830A1B"/>
    <w:rsid w:val="00830A23"/>
    <w:rsid w:val="00830ABC"/>
    <w:rsid w:val="00830AE7"/>
    <w:rsid w:val="00830CF1"/>
    <w:rsid w:val="00830DE1"/>
    <w:rsid w:val="00831347"/>
    <w:rsid w:val="008314BF"/>
    <w:rsid w:val="00831769"/>
    <w:rsid w:val="00831BBB"/>
    <w:rsid w:val="00831ED7"/>
    <w:rsid w:val="0083205B"/>
    <w:rsid w:val="008320D9"/>
    <w:rsid w:val="00832440"/>
    <w:rsid w:val="008324C9"/>
    <w:rsid w:val="0083254D"/>
    <w:rsid w:val="00832941"/>
    <w:rsid w:val="008329F7"/>
    <w:rsid w:val="00832B2B"/>
    <w:rsid w:val="00832C1B"/>
    <w:rsid w:val="00832D6D"/>
    <w:rsid w:val="00832EB2"/>
    <w:rsid w:val="00832F06"/>
    <w:rsid w:val="008330E2"/>
    <w:rsid w:val="0083310A"/>
    <w:rsid w:val="0083312A"/>
    <w:rsid w:val="008331FC"/>
    <w:rsid w:val="00833310"/>
    <w:rsid w:val="008335EF"/>
    <w:rsid w:val="008336C1"/>
    <w:rsid w:val="00833A60"/>
    <w:rsid w:val="00833FB6"/>
    <w:rsid w:val="00834282"/>
    <w:rsid w:val="00834517"/>
    <w:rsid w:val="008349E2"/>
    <w:rsid w:val="00834CB4"/>
    <w:rsid w:val="00834CD8"/>
    <w:rsid w:val="00834F9A"/>
    <w:rsid w:val="00835020"/>
    <w:rsid w:val="00835118"/>
    <w:rsid w:val="00835261"/>
    <w:rsid w:val="008353D0"/>
    <w:rsid w:val="00835973"/>
    <w:rsid w:val="00836037"/>
    <w:rsid w:val="00836092"/>
    <w:rsid w:val="008361A9"/>
    <w:rsid w:val="0083632A"/>
    <w:rsid w:val="00836388"/>
    <w:rsid w:val="00836779"/>
    <w:rsid w:val="0083677D"/>
    <w:rsid w:val="0083681D"/>
    <w:rsid w:val="00836A0D"/>
    <w:rsid w:val="00836CD3"/>
    <w:rsid w:val="008372EB"/>
    <w:rsid w:val="00837749"/>
    <w:rsid w:val="00837806"/>
    <w:rsid w:val="00837DCC"/>
    <w:rsid w:val="00837EE4"/>
    <w:rsid w:val="0084010E"/>
    <w:rsid w:val="00840494"/>
    <w:rsid w:val="008404F9"/>
    <w:rsid w:val="008405B7"/>
    <w:rsid w:val="00840771"/>
    <w:rsid w:val="0084079D"/>
    <w:rsid w:val="008407F4"/>
    <w:rsid w:val="0084083B"/>
    <w:rsid w:val="00840C54"/>
    <w:rsid w:val="00840CC4"/>
    <w:rsid w:val="00840D07"/>
    <w:rsid w:val="00840DA7"/>
    <w:rsid w:val="00840EBB"/>
    <w:rsid w:val="00840F9B"/>
    <w:rsid w:val="00841042"/>
    <w:rsid w:val="00841098"/>
    <w:rsid w:val="0084116B"/>
    <w:rsid w:val="00841230"/>
    <w:rsid w:val="00841798"/>
    <w:rsid w:val="008419E5"/>
    <w:rsid w:val="00841D1F"/>
    <w:rsid w:val="00841FC9"/>
    <w:rsid w:val="0084205F"/>
    <w:rsid w:val="008420AE"/>
    <w:rsid w:val="00842598"/>
    <w:rsid w:val="00842820"/>
    <w:rsid w:val="0084289E"/>
    <w:rsid w:val="00842A35"/>
    <w:rsid w:val="00842B68"/>
    <w:rsid w:val="00842E20"/>
    <w:rsid w:val="00842E35"/>
    <w:rsid w:val="00842F71"/>
    <w:rsid w:val="008430D5"/>
    <w:rsid w:val="0084350F"/>
    <w:rsid w:val="008439DB"/>
    <w:rsid w:val="008439F8"/>
    <w:rsid w:val="00843E4D"/>
    <w:rsid w:val="00844178"/>
    <w:rsid w:val="00844424"/>
    <w:rsid w:val="008449D2"/>
    <w:rsid w:val="008449FB"/>
    <w:rsid w:val="00844B3E"/>
    <w:rsid w:val="00844DD0"/>
    <w:rsid w:val="00844E6A"/>
    <w:rsid w:val="00844EAF"/>
    <w:rsid w:val="0084507A"/>
    <w:rsid w:val="008450AF"/>
    <w:rsid w:val="0084518F"/>
    <w:rsid w:val="008451C3"/>
    <w:rsid w:val="00845401"/>
    <w:rsid w:val="008454A5"/>
    <w:rsid w:val="008455FA"/>
    <w:rsid w:val="008459F2"/>
    <w:rsid w:val="00845FCF"/>
    <w:rsid w:val="00846469"/>
    <w:rsid w:val="0084646C"/>
    <w:rsid w:val="00846516"/>
    <w:rsid w:val="00846575"/>
    <w:rsid w:val="00846798"/>
    <w:rsid w:val="008468EA"/>
    <w:rsid w:val="00846EAB"/>
    <w:rsid w:val="0084706D"/>
    <w:rsid w:val="00847077"/>
    <w:rsid w:val="00847277"/>
    <w:rsid w:val="008474B4"/>
    <w:rsid w:val="008475CB"/>
    <w:rsid w:val="008476E6"/>
    <w:rsid w:val="00847745"/>
    <w:rsid w:val="0084792A"/>
    <w:rsid w:val="00847DDD"/>
    <w:rsid w:val="00847DE7"/>
    <w:rsid w:val="00847E57"/>
    <w:rsid w:val="00847E67"/>
    <w:rsid w:val="00850592"/>
    <w:rsid w:val="008506F8"/>
    <w:rsid w:val="00850781"/>
    <w:rsid w:val="008508B8"/>
    <w:rsid w:val="00850F54"/>
    <w:rsid w:val="0085121D"/>
    <w:rsid w:val="008512C1"/>
    <w:rsid w:val="00851792"/>
    <w:rsid w:val="00851A7B"/>
    <w:rsid w:val="00851EFA"/>
    <w:rsid w:val="00852118"/>
    <w:rsid w:val="0085223C"/>
    <w:rsid w:val="00852292"/>
    <w:rsid w:val="00852388"/>
    <w:rsid w:val="0085243B"/>
    <w:rsid w:val="008524CF"/>
    <w:rsid w:val="00852560"/>
    <w:rsid w:val="0085275D"/>
    <w:rsid w:val="00852A6E"/>
    <w:rsid w:val="00852B5A"/>
    <w:rsid w:val="00852BA0"/>
    <w:rsid w:val="00852D4A"/>
    <w:rsid w:val="00852F5C"/>
    <w:rsid w:val="00853593"/>
    <w:rsid w:val="0085363D"/>
    <w:rsid w:val="00853AB1"/>
    <w:rsid w:val="00853EE2"/>
    <w:rsid w:val="00853F2A"/>
    <w:rsid w:val="00854254"/>
    <w:rsid w:val="008543BA"/>
    <w:rsid w:val="0085441C"/>
    <w:rsid w:val="00854499"/>
    <w:rsid w:val="008544A2"/>
    <w:rsid w:val="008547E3"/>
    <w:rsid w:val="00854A90"/>
    <w:rsid w:val="00854B72"/>
    <w:rsid w:val="00854B89"/>
    <w:rsid w:val="00854F06"/>
    <w:rsid w:val="0085527A"/>
    <w:rsid w:val="00855765"/>
    <w:rsid w:val="00855933"/>
    <w:rsid w:val="00855B8F"/>
    <w:rsid w:val="00855E4C"/>
    <w:rsid w:val="00856095"/>
    <w:rsid w:val="0085648C"/>
    <w:rsid w:val="008567BB"/>
    <w:rsid w:val="0085694A"/>
    <w:rsid w:val="00856AEB"/>
    <w:rsid w:val="00856C0B"/>
    <w:rsid w:val="00856CF7"/>
    <w:rsid w:val="0085706E"/>
    <w:rsid w:val="008571AC"/>
    <w:rsid w:val="0085741C"/>
    <w:rsid w:val="00857873"/>
    <w:rsid w:val="00857B3D"/>
    <w:rsid w:val="00857D32"/>
    <w:rsid w:val="00857EE1"/>
    <w:rsid w:val="00857FD1"/>
    <w:rsid w:val="008600CC"/>
    <w:rsid w:val="00860104"/>
    <w:rsid w:val="0086016A"/>
    <w:rsid w:val="008601BC"/>
    <w:rsid w:val="00860238"/>
    <w:rsid w:val="008605A7"/>
    <w:rsid w:val="00860649"/>
    <w:rsid w:val="008606F5"/>
    <w:rsid w:val="00860996"/>
    <w:rsid w:val="00860B85"/>
    <w:rsid w:val="00860CC1"/>
    <w:rsid w:val="00860F35"/>
    <w:rsid w:val="008611B7"/>
    <w:rsid w:val="00861343"/>
    <w:rsid w:val="00861865"/>
    <w:rsid w:val="00861977"/>
    <w:rsid w:val="00861B0D"/>
    <w:rsid w:val="00861B7C"/>
    <w:rsid w:val="00861F1C"/>
    <w:rsid w:val="00861F71"/>
    <w:rsid w:val="00862095"/>
    <w:rsid w:val="00862174"/>
    <w:rsid w:val="00862618"/>
    <w:rsid w:val="008626A7"/>
    <w:rsid w:val="0086272E"/>
    <w:rsid w:val="008629AE"/>
    <w:rsid w:val="00862D9B"/>
    <w:rsid w:val="00863166"/>
    <w:rsid w:val="00863335"/>
    <w:rsid w:val="0086376E"/>
    <w:rsid w:val="008637EB"/>
    <w:rsid w:val="00863A53"/>
    <w:rsid w:val="00864081"/>
    <w:rsid w:val="008641D4"/>
    <w:rsid w:val="00864822"/>
    <w:rsid w:val="00864850"/>
    <w:rsid w:val="00864A04"/>
    <w:rsid w:val="00864B58"/>
    <w:rsid w:val="0086511D"/>
    <w:rsid w:val="0086512F"/>
    <w:rsid w:val="0086524F"/>
    <w:rsid w:val="0086529A"/>
    <w:rsid w:val="00865770"/>
    <w:rsid w:val="008657F9"/>
    <w:rsid w:val="00865A3F"/>
    <w:rsid w:val="00865BA6"/>
    <w:rsid w:val="00865BD1"/>
    <w:rsid w:val="00865C3E"/>
    <w:rsid w:val="00865C8D"/>
    <w:rsid w:val="00865E35"/>
    <w:rsid w:val="00865FE4"/>
    <w:rsid w:val="00866099"/>
    <w:rsid w:val="00866399"/>
    <w:rsid w:val="00866514"/>
    <w:rsid w:val="008669D6"/>
    <w:rsid w:val="00866C3B"/>
    <w:rsid w:val="00866DE8"/>
    <w:rsid w:val="008670A7"/>
    <w:rsid w:val="00867218"/>
    <w:rsid w:val="008672AD"/>
    <w:rsid w:val="008673AD"/>
    <w:rsid w:val="0086766A"/>
    <w:rsid w:val="00867683"/>
    <w:rsid w:val="0086774C"/>
    <w:rsid w:val="008679C6"/>
    <w:rsid w:val="00867C73"/>
    <w:rsid w:val="00867D53"/>
    <w:rsid w:val="00867D6B"/>
    <w:rsid w:val="00870081"/>
    <w:rsid w:val="008704E7"/>
    <w:rsid w:val="00870556"/>
    <w:rsid w:val="0087060D"/>
    <w:rsid w:val="008707C4"/>
    <w:rsid w:val="008709FC"/>
    <w:rsid w:val="00870BD4"/>
    <w:rsid w:val="00870C8F"/>
    <w:rsid w:val="00871073"/>
    <w:rsid w:val="00871162"/>
    <w:rsid w:val="00871595"/>
    <w:rsid w:val="00871625"/>
    <w:rsid w:val="00871A81"/>
    <w:rsid w:val="00871AAB"/>
    <w:rsid w:val="00871B4B"/>
    <w:rsid w:val="00871BF7"/>
    <w:rsid w:val="008721B9"/>
    <w:rsid w:val="008721D1"/>
    <w:rsid w:val="008721F4"/>
    <w:rsid w:val="00872201"/>
    <w:rsid w:val="00872207"/>
    <w:rsid w:val="008723B0"/>
    <w:rsid w:val="00872631"/>
    <w:rsid w:val="008726EE"/>
    <w:rsid w:val="00872723"/>
    <w:rsid w:val="008729E6"/>
    <w:rsid w:val="00872E3A"/>
    <w:rsid w:val="00872E48"/>
    <w:rsid w:val="00872F71"/>
    <w:rsid w:val="008730CA"/>
    <w:rsid w:val="008731A3"/>
    <w:rsid w:val="00873423"/>
    <w:rsid w:val="00873468"/>
    <w:rsid w:val="008738BC"/>
    <w:rsid w:val="008738C9"/>
    <w:rsid w:val="008738F1"/>
    <w:rsid w:val="008739F6"/>
    <w:rsid w:val="00873A78"/>
    <w:rsid w:val="00873C76"/>
    <w:rsid w:val="00873DA6"/>
    <w:rsid w:val="00873EC6"/>
    <w:rsid w:val="00873F42"/>
    <w:rsid w:val="00873F6A"/>
    <w:rsid w:val="0087410A"/>
    <w:rsid w:val="0087445D"/>
    <w:rsid w:val="008749AF"/>
    <w:rsid w:val="00874A9C"/>
    <w:rsid w:val="00874F05"/>
    <w:rsid w:val="008752C5"/>
    <w:rsid w:val="0087543A"/>
    <w:rsid w:val="0087545B"/>
    <w:rsid w:val="0087549B"/>
    <w:rsid w:val="008754F4"/>
    <w:rsid w:val="0087579B"/>
    <w:rsid w:val="008757E7"/>
    <w:rsid w:val="00875BA4"/>
    <w:rsid w:val="00875DEF"/>
    <w:rsid w:val="00875E3A"/>
    <w:rsid w:val="00876152"/>
    <w:rsid w:val="00876458"/>
    <w:rsid w:val="008765B7"/>
    <w:rsid w:val="0087666B"/>
    <w:rsid w:val="00876980"/>
    <w:rsid w:val="00876C5E"/>
    <w:rsid w:val="00877008"/>
    <w:rsid w:val="0087768C"/>
    <w:rsid w:val="00877934"/>
    <w:rsid w:val="00877A22"/>
    <w:rsid w:val="00877B9B"/>
    <w:rsid w:val="00877EDF"/>
    <w:rsid w:val="0088031F"/>
    <w:rsid w:val="0088033E"/>
    <w:rsid w:val="00880B7F"/>
    <w:rsid w:val="00880EAA"/>
    <w:rsid w:val="00881294"/>
    <w:rsid w:val="00881449"/>
    <w:rsid w:val="008815BF"/>
    <w:rsid w:val="00881BD8"/>
    <w:rsid w:val="00881C3E"/>
    <w:rsid w:val="00881CF0"/>
    <w:rsid w:val="00881F45"/>
    <w:rsid w:val="00881FC8"/>
    <w:rsid w:val="00882049"/>
    <w:rsid w:val="0088235B"/>
    <w:rsid w:val="008823E6"/>
    <w:rsid w:val="0088278A"/>
    <w:rsid w:val="008828A7"/>
    <w:rsid w:val="00882911"/>
    <w:rsid w:val="00882B91"/>
    <w:rsid w:val="00882E91"/>
    <w:rsid w:val="0088311D"/>
    <w:rsid w:val="00883179"/>
    <w:rsid w:val="008834CA"/>
    <w:rsid w:val="008834EA"/>
    <w:rsid w:val="00883531"/>
    <w:rsid w:val="0088359E"/>
    <w:rsid w:val="00883694"/>
    <w:rsid w:val="008836C4"/>
    <w:rsid w:val="008839EF"/>
    <w:rsid w:val="00883A77"/>
    <w:rsid w:val="00883B16"/>
    <w:rsid w:val="00883B9D"/>
    <w:rsid w:val="00884071"/>
    <w:rsid w:val="00884604"/>
    <w:rsid w:val="00884944"/>
    <w:rsid w:val="00884BFF"/>
    <w:rsid w:val="00884C25"/>
    <w:rsid w:val="00884C5A"/>
    <w:rsid w:val="00884F25"/>
    <w:rsid w:val="00884FBC"/>
    <w:rsid w:val="00885665"/>
    <w:rsid w:val="008856C2"/>
    <w:rsid w:val="00885860"/>
    <w:rsid w:val="00885868"/>
    <w:rsid w:val="00885C94"/>
    <w:rsid w:val="00886207"/>
    <w:rsid w:val="008868A0"/>
    <w:rsid w:val="00886944"/>
    <w:rsid w:val="00886A53"/>
    <w:rsid w:val="00886E14"/>
    <w:rsid w:val="00886ECD"/>
    <w:rsid w:val="00886F05"/>
    <w:rsid w:val="00886F1A"/>
    <w:rsid w:val="00887084"/>
    <w:rsid w:val="008870F0"/>
    <w:rsid w:val="0088716F"/>
    <w:rsid w:val="00887337"/>
    <w:rsid w:val="008874AB"/>
    <w:rsid w:val="008875BF"/>
    <w:rsid w:val="00887793"/>
    <w:rsid w:val="00887841"/>
    <w:rsid w:val="008878C5"/>
    <w:rsid w:val="00887C88"/>
    <w:rsid w:val="00887D1D"/>
    <w:rsid w:val="00887DD7"/>
    <w:rsid w:val="00890256"/>
    <w:rsid w:val="0089055C"/>
    <w:rsid w:val="00890868"/>
    <w:rsid w:val="008909BC"/>
    <w:rsid w:val="00890A19"/>
    <w:rsid w:val="00890BAF"/>
    <w:rsid w:val="00891231"/>
    <w:rsid w:val="008912B1"/>
    <w:rsid w:val="008916EA"/>
    <w:rsid w:val="00891772"/>
    <w:rsid w:val="0089177F"/>
    <w:rsid w:val="008917B1"/>
    <w:rsid w:val="00891AC0"/>
    <w:rsid w:val="00891B80"/>
    <w:rsid w:val="00891D67"/>
    <w:rsid w:val="00891EF2"/>
    <w:rsid w:val="00891EFB"/>
    <w:rsid w:val="0089206F"/>
    <w:rsid w:val="008920FC"/>
    <w:rsid w:val="0089238B"/>
    <w:rsid w:val="008924A3"/>
    <w:rsid w:val="00892952"/>
    <w:rsid w:val="00892B09"/>
    <w:rsid w:val="008932A7"/>
    <w:rsid w:val="008932E8"/>
    <w:rsid w:val="00893393"/>
    <w:rsid w:val="00893419"/>
    <w:rsid w:val="008934E1"/>
    <w:rsid w:val="008934EB"/>
    <w:rsid w:val="008936D1"/>
    <w:rsid w:val="00893C09"/>
    <w:rsid w:val="00893F1C"/>
    <w:rsid w:val="00893F7D"/>
    <w:rsid w:val="00893FC6"/>
    <w:rsid w:val="00894086"/>
    <w:rsid w:val="008940A2"/>
    <w:rsid w:val="008941EE"/>
    <w:rsid w:val="008942C0"/>
    <w:rsid w:val="00894332"/>
    <w:rsid w:val="008943D7"/>
    <w:rsid w:val="0089453D"/>
    <w:rsid w:val="00894709"/>
    <w:rsid w:val="008947CE"/>
    <w:rsid w:val="0089483A"/>
    <w:rsid w:val="0089489E"/>
    <w:rsid w:val="008948C1"/>
    <w:rsid w:val="008948DA"/>
    <w:rsid w:val="0089499D"/>
    <w:rsid w:val="00894C81"/>
    <w:rsid w:val="00894F72"/>
    <w:rsid w:val="00894FD1"/>
    <w:rsid w:val="008954D5"/>
    <w:rsid w:val="00895668"/>
    <w:rsid w:val="00895674"/>
    <w:rsid w:val="008956AC"/>
    <w:rsid w:val="00895AB1"/>
    <w:rsid w:val="00895B06"/>
    <w:rsid w:val="00895BE3"/>
    <w:rsid w:val="00895CBE"/>
    <w:rsid w:val="00895E5B"/>
    <w:rsid w:val="00895E7F"/>
    <w:rsid w:val="00895FE2"/>
    <w:rsid w:val="0089632B"/>
    <w:rsid w:val="0089640F"/>
    <w:rsid w:val="008966B7"/>
    <w:rsid w:val="008967E4"/>
    <w:rsid w:val="008967FC"/>
    <w:rsid w:val="00896A59"/>
    <w:rsid w:val="00896B6C"/>
    <w:rsid w:val="00896D27"/>
    <w:rsid w:val="00896DE1"/>
    <w:rsid w:val="00896E94"/>
    <w:rsid w:val="008970A5"/>
    <w:rsid w:val="008970BB"/>
    <w:rsid w:val="00897825"/>
    <w:rsid w:val="00897875"/>
    <w:rsid w:val="00897BE9"/>
    <w:rsid w:val="00897E11"/>
    <w:rsid w:val="008A00E0"/>
    <w:rsid w:val="008A0215"/>
    <w:rsid w:val="008A0240"/>
    <w:rsid w:val="008A03C3"/>
    <w:rsid w:val="008A05AB"/>
    <w:rsid w:val="008A0AD4"/>
    <w:rsid w:val="008A0D80"/>
    <w:rsid w:val="008A0EDB"/>
    <w:rsid w:val="008A1213"/>
    <w:rsid w:val="008A17B7"/>
    <w:rsid w:val="008A185D"/>
    <w:rsid w:val="008A1B63"/>
    <w:rsid w:val="008A1E5C"/>
    <w:rsid w:val="008A1E77"/>
    <w:rsid w:val="008A1E7C"/>
    <w:rsid w:val="008A1ED3"/>
    <w:rsid w:val="008A2211"/>
    <w:rsid w:val="008A2249"/>
    <w:rsid w:val="008A23A0"/>
    <w:rsid w:val="008A23F7"/>
    <w:rsid w:val="008A23FE"/>
    <w:rsid w:val="008A25D5"/>
    <w:rsid w:val="008A263D"/>
    <w:rsid w:val="008A26FC"/>
    <w:rsid w:val="008A28EE"/>
    <w:rsid w:val="008A29A7"/>
    <w:rsid w:val="008A2DD3"/>
    <w:rsid w:val="008A2FB2"/>
    <w:rsid w:val="008A3092"/>
    <w:rsid w:val="008A30CB"/>
    <w:rsid w:val="008A31EE"/>
    <w:rsid w:val="008A322E"/>
    <w:rsid w:val="008A337D"/>
    <w:rsid w:val="008A3595"/>
    <w:rsid w:val="008A376F"/>
    <w:rsid w:val="008A37D9"/>
    <w:rsid w:val="008A3853"/>
    <w:rsid w:val="008A3C29"/>
    <w:rsid w:val="008A3E87"/>
    <w:rsid w:val="008A43EE"/>
    <w:rsid w:val="008A450A"/>
    <w:rsid w:val="008A4568"/>
    <w:rsid w:val="008A45F0"/>
    <w:rsid w:val="008A46A4"/>
    <w:rsid w:val="008A4818"/>
    <w:rsid w:val="008A4AB0"/>
    <w:rsid w:val="008A4D69"/>
    <w:rsid w:val="008A4EDC"/>
    <w:rsid w:val="008A508E"/>
    <w:rsid w:val="008A50FD"/>
    <w:rsid w:val="008A5290"/>
    <w:rsid w:val="008A5391"/>
    <w:rsid w:val="008A5440"/>
    <w:rsid w:val="008A54C6"/>
    <w:rsid w:val="008A5540"/>
    <w:rsid w:val="008A571A"/>
    <w:rsid w:val="008A5CAD"/>
    <w:rsid w:val="008A5CB9"/>
    <w:rsid w:val="008A5D02"/>
    <w:rsid w:val="008A5E2E"/>
    <w:rsid w:val="008A5FEC"/>
    <w:rsid w:val="008A6291"/>
    <w:rsid w:val="008A63C6"/>
    <w:rsid w:val="008A644A"/>
    <w:rsid w:val="008A65FA"/>
    <w:rsid w:val="008A6A65"/>
    <w:rsid w:val="008A6A69"/>
    <w:rsid w:val="008A6F1E"/>
    <w:rsid w:val="008A6F8C"/>
    <w:rsid w:val="008A7074"/>
    <w:rsid w:val="008A739D"/>
    <w:rsid w:val="008A75CA"/>
    <w:rsid w:val="008A75ED"/>
    <w:rsid w:val="008A78D9"/>
    <w:rsid w:val="008A7C79"/>
    <w:rsid w:val="008B01F1"/>
    <w:rsid w:val="008B03A4"/>
    <w:rsid w:val="008B03B2"/>
    <w:rsid w:val="008B05E3"/>
    <w:rsid w:val="008B0801"/>
    <w:rsid w:val="008B095C"/>
    <w:rsid w:val="008B0EFF"/>
    <w:rsid w:val="008B0F9B"/>
    <w:rsid w:val="008B1213"/>
    <w:rsid w:val="008B1318"/>
    <w:rsid w:val="008B1610"/>
    <w:rsid w:val="008B166B"/>
    <w:rsid w:val="008B16CA"/>
    <w:rsid w:val="008B199B"/>
    <w:rsid w:val="008B1B0A"/>
    <w:rsid w:val="008B1B6D"/>
    <w:rsid w:val="008B1CC5"/>
    <w:rsid w:val="008B1E2D"/>
    <w:rsid w:val="008B1EA1"/>
    <w:rsid w:val="008B2320"/>
    <w:rsid w:val="008B237C"/>
    <w:rsid w:val="008B23D1"/>
    <w:rsid w:val="008B274C"/>
    <w:rsid w:val="008B278E"/>
    <w:rsid w:val="008B2A49"/>
    <w:rsid w:val="008B2AA5"/>
    <w:rsid w:val="008B2B28"/>
    <w:rsid w:val="008B2FD7"/>
    <w:rsid w:val="008B30F2"/>
    <w:rsid w:val="008B39F7"/>
    <w:rsid w:val="008B3A4C"/>
    <w:rsid w:val="008B3AF0"/>
    <w:rsid w:val="008B3B11"/>
    <w:rsid w:val="008B3BFC"/>
    <w:rsid w:val="008B3CDF"/>
    <w:rsid w:val="008B4085"/>
    <w:rsid w:val="008B4131"/>
    <w:rsid w:val="008B4604"/>
    <w:rsid w:val="008B465E"/>
    <w:rsid w:val="008B4BBF"/>
    <w:rsid w:val="008B4BD1"/>
    <w:rsid w:val="008B4BEA"/>
    <w:rsid w:val="008B4D47"/>
    <w:rsid w:val="008B4FCD"/>
    <w:rsid w:val="008B5153"/>
    <w:rsid w:val="008B5183"/>
    <w:rsid w:val="008B51E7"/>
    <w:rsid w:val="008B55E8"/>
    <w:rsid w:val="008B59EB"/>
    <w:rsid w:val="008B5C4F"/>
    <w:rsid w:val="008B5FA1"/>
    <w:rsid w:val="008B6558"/>
    <w:rsid w:val="008B689B"/>
    <w:rsid w:val="008B6AAF"/>
    <w:rsid w:val="008B6AE5"/>
    <w:rsid w:val="008B6D33"/>
    <w:rsid w:val="008B6D6F"/>
    <w:rsid w:val="008B6DDD"/>
    <w:rsid w:val="008B6E0F"/>
    <w:rsid w:val="008B70D9"/>
    <w:rsid w:val="008B7105"/>
    <w:rsid w:val="008B72C5"/>
    <w:rsid w:val="008B788C"/>
    <w:rsid w:val="008B798B"/>
    <w:rsid w:val="008B7C35"/>
    <w:rsid w:val="008B7D7C"/>
    <w:rsid w:val="008B7EA2"/>
    <w:rsid w:val="008C0080"/>
    <w:rsid w:val="008C035D"/>
    <w:rsid w:val="008C0B88"/>
    <w:rsid w:val="008C0E00"/>
    <w:rsid w:val="008C12EF"/>
    <w:rsid w:val="008C1581"/>
    <w:rsid w:val="008C1905"/>
    <w:rsid w:val="008C191D"/>
    <w:rsid w:val="008C1D52"/>
    <w:rsid w:val="008C2102"/>
    <w:rsid w:val="008C221E"/>
    <w:rsid w:val="008C2444"/>
    <w:rsid w:val="008C246B"/>
    <w:rsid w:val="008C27A7"/>
    <w:rsid w:val="008C2B9C"/>
    <w:rsid w:val="008C2C6F"/>
    <w:rsid w:val="008C2E9C"/>
    <w:rsid w:val="008C2F4D"/>
    <w:rsid w:val="008C2F91"/>
    <w:rsid w:val="008C308A"/>
    <w:rsid w:val="008C32C8"/>
    <w:rsid w:val="008C331D"/>
    <w:rsid w:val="008C364D"/>
    <w:rsid w:val="008C375B"/>
    <w:rsid w:val="008C3976"/>
    <w:rsid w:val="008C39E6"/>
    <w:rsid w:val="008C3AF4"/>
    <w:rsid w:val="008C3CCF"/>
    <w:rsid w:val="008C410C"/>
    <w:rsid w:val="008C418C"/>
    <w:rsid w:val="008C4306"/>
    <w:rsid w:val="008C454C"/>
    <w:rsid w:val="008C45F1"/>
    <w:rsid w:val="008C482B"/>
    <w:rsid w:val="008C4C5F"/>
    <w:rsid w:val="008C4C6D"/>
    <w:rsid w:val="008C4D08"/>
    <w:rsid w:val="008C4D10"/>
    <w:rsid w:val="008C4D8D"/>
    <w:rsid w:val="008C4DAB"/>
    <w:rsid w:val="008C4EA0"/>
    <w:rsid w:val="008C4EC6"/>
    <w:rsid w:val="008C5037"/>
    <w:rsid w:val="008C5055"/>
    <w:rsid w:val="008C5248"/>
    <w:rsid w:val="008C524D"/>
    <w:rsid w:val="008C5333"/>
    <w:rsid w:val="008C58DC"/>
    <w:rsid w:val="008C591C"/>
    <w:rsid w:val="008C5989"/>
    <w:rsid w:val="008C59BA"/>
    <w:rsid w:val="008C5A28"/>
    <w:rsid w:val="008C5AA4"/>
    <w:rsid w:val="008C5B21"/>
    <w:rsid w:val="008C5B5C"/>
    <w:rsid w:val="008C5FC6"/>
    <w:rsid w:val="008C614A"/>
    <w:rsid w:val="008C61E3"/>
    <w:rsid w:val="008C6413"/>
    <w:rsid w:val="008C6610"/>
    <w:rsid w:val="008C669B"/>
    <w:rsid w:val="008C670B"/>
    <w:rsid w:val="008C6A70"/>
    <w:rsid w:val="008C6AFA"/>
    <w:rsid w:val="008C6B23"/>
    <w:rsid w:val="008C6EBA"/>
    <w:rsid w:val="008C6F03"/>
    <w:rsid w:val="008C6F1C"/>
    <w:rsid w:val="008C703A"/>
    <w:rsid w:val="008C7115"/>
    <w:rsid w:val="008C715B"/>
    <w:rsid w:val="008C7186"/>
    <w:rsid w:val="008C7460"/>
    <w:rsid w:val="008C763C"/>
    <w:rsid w:val="008C781A"/>
    <w:rsid w:val="008C7870"/>
    <w:rsid w:val="008C79B9"/>
    <w:rsid w:val="008C7B28"/>
    <w:rsid w:val="008C7C58"/>
    <w:rsid w:val="008C7D65"/>
    <w:rsid w:val="008C7F45"/>
    <w:rsid w:val="008D0102"/>
    <w:rsid w:val="008D01BB"/>
    <w:rsid w:val="008D03CB"/>
    <w:rsid w:val="008D089A"/>
    <w:rsid w:val="008D0AC0"/>
    <w:rsid w:val="008D0B0D"/>
    <w:rsid w:val="008D0D33"/>
    <w:rsid w:val="008D0EA2"/>
    <w:rsid w:val="008D119F"/>
    <w:rsid w:val="008D1299"/>
    <w:rsid w:val="008D15F1"/>
    <w:rsid w:val="008D1823"/>
    <w:rsid w:val="008D1A88"/>
    <w:rsid w:val="008D1AD6"/>
    <w:rsid w:val="008D1AF8"/>
    <w:rsid w:val="008D1B47"/>
    <w:rsid w:val="008D1BC3"/>
    <w:rsid w:val="008D1CE7"/>
    <w:rsid w:val="008D1FAA"/>
    <w:rsid w:val="008D1FF3"/>
    <w:rsid w:val="008D20CB"/>
    <w:rsid w:val="008D2A62"/>
    <w:rsid w:val="008D2CF9"/>
    <w:rsid w:val="008D2D5F"/>
    <w:rsid w:val="008D2F86"/>
    <w:rsid w:val="008D3575"/>
    <w:rsid w:val="008D35EA"/>
    <w:rsid w:val="008D37A1"/>
    <w:rsid w:val="008D3856"/>
    <w:rsid w:val="008D3C35"/>
    <w:rsid w:val="008D3D0E"/>
    <w:rsid w:val="008D4181"/>
    <w:rsid w:val="008D4456"/>
    <w:rsid w:val="008D4484"/>
    <w:rsid w:val="008D46E2"/>
    <w:rsid w:val="008D481D"/>
    <w:rsid w:val="008D492F"/>
    <w:rsid w:val="008D4A10"/>
    <w:rsid w:val="008D4C7E"/>
    <w:rsid w:val="008D4DEB"/>
    <w:rsid w:val="008D55BA"/>
    <w:rsid w:val="008D5860"/>
    <w:rsid w:val="008D5A2D"/>
    <w:rsid w:val="008D5D3E"/>
    <w:rsid w:val="008D5E63"/>
    <w:rsid w:val="008D6432"/>
    <w:rsid w:val="008D65E7"/>
    <w:rsid w:val="008D66FC"/>
    <w:rsid w:val="008D692D"/>
    <w:rsid w:val="008D6961"/>
    <w:rsid w:val="008D6A72"/>
    <w:rsid w:val="008D6ACE"/>
    <w:rsid w:val="008D74B5"/>
    <w:rsid w:val="008D7558"/>
    <w:rsid w:val="008D78A9"/>
    <w:rsid w:val="008D78F1"/>
    <w:rsid w:val="008D7939"/>
    <w:rsid w:val="008D794B"/>
    <w:rsid w:val="008D7A0F"/>
    <w:rsid w:val="008D7C45"/>
    <w:rsid w:val="008D7CAB"/>
    <w:rsid w:val="008D7FE5"/>
    <w:rsid w:val="008E0060"/>
    <w:rsid w:val="008E0273"/>
    <w:rsid w:val="008E03E7"/>
    <w:rsid w:val="008E043A"/>
    <w:rsid w:val="008E06A4"/>
    <w:rsid w:val="008E0797"/>
    <w:rsid w:val="008E07E6"/>
    <w:rsid w:val="008E0A43"/>
    <w:rsid w:val="008E0E92"/>
    <w:rsid w:val="008E119E"/>
    <w:rsid w:val="008E12AC"/>
    <w:rsid w:val="008E12DC"/>
    <w:rsid w:val="008E18FE"/>
    <w:rsid w:val="008E1981"/>
    <w:rsid w:val="008E1B86"/>
    <w:rsid w:val="008E1B9D"/>
    <w:rsid w:val="008E1D50"/>
    <w:rsid w:val="008E1F87"/>
    <w:rsid w:val="008E20DF"/>
    <w:rsid w:val="008E23D9"/>
    <w:rsid w:val="008E2622"/>
    <w:rsid w:val="008E274E"/>
    <w:rsid w:val="008E28DA"/>
    <w:rsid w:val="008E2D11"/>
    <w:rsid w:val="008E2DEA"/>
    <w:rsid w:val="008E2E8E"/>
    <w:rsid w:val="008E2EB6"/>
    <w:rsid w:val="008E30DD"/>
    <w:rsid w:val="008E32FC"/>
    <w:rsid w:val="008E338A"/>
    <w:rsid w:val="008E3878"/>
    <w:rsid w:val="008E38FC"/>
    <w:rsid w:val="008E391E"/>
    <w:rsid w:val="008E39DE"/>
    <w:rsid w:val="008E3D8D"/>
    <w:rsid w:val="008E41EC"/>
    <w:rsid w:val="008E4407"/>
    <w:rsid w:val="008E48CA"/>
    <w:rsid w:val="008E4916"/>
    <w:rsid w:val="008E49C7"/>
    <w:rsid w:val="008E4D29"/>
    <w:rsid w:val="008E4EDA"/>
    <w:rsid w:val="008E5070"/>
    <w:rsid w:val="008E51B8"/>
    <w:rsid w:val="008E52B1"/>
    <w:rsid w:val="008E5325"/>
    <w:rsid w:val="008E5676"/>
    <w:rsid w:val="008E5762"/>
    <w:rsid w:val="008E5CA8"/>
    <w:rsid w:val="008E5D35"/>
    <w:rsid w:val="008E5DD3"/>
    <w:rsid w:val="008E618B"/>
    <w:rsid w:val="008E63F9"/>
    <w:rsid w:val="008E6623"/>
    <w:rsid w:val="008E6AC8"/>
    <w:rsid w:val="008E6C8A"/>
    <w:rsid w:val="008E6E04"/>
    <w:rsid w:val="008E6F1B"/>
    <w:rsid w:val="008E70E0"/>
    <w:rsid w:val="008E7421"/>
    <w:rsid w:val="008E746D"/>
    <w:rsid w:val="008E75D7"/>
    <w:rsid w:val="008E7851"/>
    <w:rsid w:val="008E78A3"/>
    <w:rsid w:val="008E7B4A"/>
    <w:rsid w:val="008E7CC1"/>
    <w:rsid w:val="008E7D03"/>
    <w:rsid w:val="008E7D4B"/>
    <w:rsid w:val="008E7D5D"/>
    <w:rsid w:val="008F0CA1"/>
    <w:rsid w:val="008F1359"/>
    <w:rsid w:val="008F135F"/>
    <w:rsid w:val="008F13AD"/>
    <w:rsid w:val="008F1581"/>
    <w:rsid w:val="008F1ABF"/>
    <w:rsid w:val="008F1B00"/>
    <w:rsid w:val="008F1C03"/>
    <w:rsid w:val="008F1D13"/>
    <w:rsid w:val="008F1E7F"/>
    <w:rsid w:val="008F2269"/>
    <w:rsid w:val="008F257B"/>
    <w:rsid w:val="008F2580"/>
    <w:rsid w:val="008F27F9"/>
    <w:rsid w:val="008F2D93"/>
    <w:rsid w:val="008F2E46"/>
    <w:rsid w:val="008F2F23"/>
    <w:rsid w:val="008F3267"/>
    <w:rsid w:val="008F3431"/>
    <w:rsid w:val="008F36C4"/>
    <w:rsid w:val="008F3ACE"/>
    <w:rsid w:val="008F3C69"/>
    <w:rsid w:val="008F3E8A"/>
    <w:rsid w:val="008F408A"/>
    <w:rsid w:val="008F478E"/>
    <w:rsid w:val="008F4834"/>
    <w:rsid w:val="008F4A04"/>
    <w:rsid w:val="008F4A0C"/>
    <w:rsid w:val="008F4B9A"/>
    <w:rsid w:val="008F4C85"/>
    <w:rsid w:val="008F52CF"/>
    <w:rsid w:val="008F5549"/>
    <w:rsid w:val="008F559A"/>
    <w:rsid w:val="008F5611"/>
    <w:rsid w:val="008F5695"/>
    <w:rsid w:val="008F58AA"/>
    <w:rsid w:val="008F5CBD"/>
    <w:rsid w:val="008F5D92"/>
    <w:rsid w:val="008F5E8F"/>
    <w:rsid w:val="008F5F60"/>
    <w:rsid w:val="008F5FBD"/>
    <w:rsid w:val="008F5FC0"/>
    <w:rsid w:val="008F6084"/>
    <w:rsid w:val="008F61EA"/>
    <w:rsid w:val="008F6353"/>
    <w:rsid w:val="008F635A"/>
    <w:rsid w:val="008F682F"/>
    <w:rsid w:val="008F684B"/>
    <w:rsid w:val="008F694D"/>
    <w:rsid w:val="008F69A5"/>
    <w:rsid w:val="008F69B7"/>
    <w:rsid w:val="008F6A09"/>
    <w:rsid w:val="008F6C3F"/>
    <w:rsid w:val="008F7605"/>
    <w:rsid w:val="008F772B"/>
    <w:rsid w:val="008F77B9"/>
    <w:rsid w:val="008F78D4"/>
    <w:rsid w:val="008F7924"/>
    <w:rsid w:val="008F79C2"/>
    <w:rsid w:val="008F7C9A"/>
    <w:rsid w:val="008F7FE0"/>
    <w:rsid w:val="0090012F"/>
    <w:rsid w:val="00900209"/>
    <w:rsid w:val="009002C8"/>
    <w:rsid w:val="009003E2"/>
    <w:rsid w:val="00900498"/>
    <w:rsid w:val="00900597"/>
    <w:rsid w:val="00900917"/>
    <w:rsid w:val="00900999"/>
    <w:rsid w:val="00900B1C"/>
    <w:rsid w:val="00900B8E"/>
    <w:rsid w:val="00900F11"/>
    <w:rsid w:val="0090114C"/>
    <w:rsid w:val="00901171"/>
    <w:rsid w:val="0090139D"/>
    <w:rsid w:val="009016CC"/>
    <w:rsid w:val="009018BC"/>
    <w:rsid w:val="00901C4A"/>
    <w:rsid w:val="00901C73"/>
    <w:rsid w:val="00901E69"/>
    <w:rsid w:val="00901ED9"/>
    <w:rsid w:val="0090205F"/>
    <w:rsid w:val="009021EC"/>
    <w:rsid w:val="009024AD"/>
    <w:rsid w:val="00902504"/>
    <w:rsid w:val="0090262C"/>
    <w:rsid w:val="00902890"/>
    <w:rsid w:val="009029C1"/>
    <w:rsid w:val="00902FF2"/>
    <w:rsid w:val="0090313A"/>
    <w:rsid w:val="0090332C"/>
    <w:rsid w:val="00903869"/>
    <w:rsid w:val="00903AFB"/>
    <w:rsid w:val="00903B81"/>
    <w:rsid w:val="00903CC8"/>
    <w:rsid w:val="00903D75"/>
    <w:rsid w:val="00903D9F"/>
    <w:rsid w:val="00903EAD"/>
    <w:rsid w:val="0090400A"/>
    <w:rsid w:val="0090403D"/>
    <w:rsid w:val="00904180"/>
    <w:rsid w:val="009041BA"/>
    <w:rsid w:val="009042FE"/>
    <w:rsid w:val="0090442B"/>
    <w:rsid w:val="009047C4"/>
    <w:rsid w:val="009047C8"/>
    <w:rsid w:val="009048A8"/>
    <w:rsid w:val="00904A65"/>
    <w:rsid w:val="00904ADB"/>
    <w:rsid w:val="00904AF8"/>
    <w:rsid w:val="00904BEC"/>
    <w:rsid w:val="00904BF3"/>
    <w:rsid w:val="00904CD4"/>
    <w:rsid w:val="00904FCB"/>
    <w:rsid w:val="00905449"/>
    <w:rsid w:val="0090565A"/>
    <w:rsid w:val="009059F9"/>
    <w:rsid w:val="00905AEF"/>
    <w:rsid w:val="00905B26"/>
    <w:rsid w:val="00905D84"/>
    <w:rsid w:val="00905E74"/>
    <w:rsid w:val="00905ED0"/>
    <w:rsid w:val="00906A99"/>
    <w:rsid w:val="00906BD5"/>
    <w:rsid w:val="00906CF9"/>
    <w:rsid w:val="00906E4F"/>
    <w:rsid w:val="0090714F"/>
    <w:rsid w:val="009071AF"/>
    <w:rsid w:val="00907282"/>
    <w:rsid w:val="00907412"/>
    <w:rsid w:val="00907BC3"/>
    <w:rsid w:val="00907D79"/>
    <w:rsid w:val="00907F88"/>
    <w:rsid w:val="00907FCF"/>
    <w:rsid w:val="00907FE0"/>
    <w:rsid w:val="0091001B"/>
    <w:rsid w:val="0091077E"/>
    <w:rsid w:val="009108D1"/>
    <w:rsid w:val="00910957"/>
    <w:rsid w:val="00910A5C"/>
    <w:rsid w:val="00910BEF"/>
    <w:rsid w:val="00911234"/>
    <w:rsid w:val="00911649"/>
    <w:rsid w:val="0091171F"/>
    <w:rsid w:val="00911B65"/>
    <w:rsid w:val="00911E71"/>
    <w:rsid w:val="00911EF3"/>
    <w:rsid w:val="00911F40"/>
    <w:rsid w:val="00912055"/>
    <w:rsid w:val="009121AA"/>
    <w:rsid w:val="009121F8"/>
    <w:rsid w:val="0091224F"/>
    <w:rsid w:val="0091227D"/>
    <w:rsid w:val="009122E1"/>
    <w:rsid w:val="00912305"/>
    <w:rsid w:val="009123C4"/>
    <w:rsid w:val="00912453"/>
    <w:rsid w:val="00912966"/>
    <w:rsid w:val="00912C0D"/>
    <w:rsid w:val="00912E78"/>
    <w:rsid w:val="00913007"/>
    <w:rsid w:val="00913286"/>
    <w:rsid w:val="009132F9"/>
    <w:rsid w:val="009138E5"/>
    <w:rsid w:val="00913B24"/>
    <w:rsid w:val="00913C95"/>
    <w:rsid w:val="00913D80"/>
    <w:rsid w:val="0091408C"/>
    <w:rsid w:val="009141C6"/>
    <w:rsid w:val="00914372"/>
    <w:rsid w:val="009143CB"/>
    <w:rsid w:val="00914708"/>
    <w:rsid w:val="00914837"/>
    <w:rsid w:val="00914B20"/>
    <w:rsid w:val="00914B2A"/>
    <w:rsid w:val="00914C21"/>
    <w:rsid w:val="00914E29"/>
    <w:rsid w:val="00914FCB"/>
    <w:rsid w:val="00915085"/>
    <w:rsid w:val="00915274"/>
    <w:rsid w:val="009155CD"/>
    <w:rsid w:val="009156BC"/>
    <w:rsid w:val="009156D5"/>
    <w:rsid w:val="009157A1"/>
    <w:rsid w:val="009159D0"/>
    <w:rsid w:val="009160F8"/>
    <w:rsid w:val="00916257"/>
    <w:rsid w:val="00916542"/>
    <w:rsid w:val="00916851"/>
    <w:rsid w:val="00916A70"/>
    <w:rsid w:val="00916B50"/>
    <w:rsid w:val="009172B6"/>
    <w:rsid w:val="0091750D"/>
    <w:rsid w:val="009176BB"/>
    <w:rsid w:val="00917762"/>
    <w:rsid w:val="0091778D"/>
    <w:rsid w:val="0091783B"/>
    <w:rsid w:val="00917AF3"/>
    <w:rsid w:val="00917CA4"/>
    <w:rsid w:val="00917E13"/>
    <w:rsid w:val="00917E93"/>
    <w:rsid w:val="00917F3B"/>
    <w:rsid w:val="009201F9"/>
    <w:rsid w:val="00920407"/>
    <w:rsid w:val="009204EE"/>
    <w:rsid w:val="009205A8"/>
    <w:rsid w:val="009205D6"/>
    <w:rsid w:val="0092066B"/>
    <w:rsid w:val="00920701"/>
    <w:rsid w:val="00920842"/>
    <w:rsid w:val="009209FB"/>
    <w:rsid w:val="00920A1D"/>
    <w:rsid w:val="00920CC8"/>
    <w:rsid w:val="00920CD1"/>
    <w:rsid w:val="00920E6B"/>
    <w:rsid w:val="00920FF8"/>
    <w:rsid w:val="009211AA"/>
    <w:rsid w:val="009211B6"/>
    <w:rsid w:val="009211DC"/>
    <w:rsid w:val="00921583"/>
    <w:rsid w:val="009215D7"/>
    <w:rsid w:val="00921689"/>
    <w:rsid w:val="009219FA"/>
    <w:rsid w:val="00921B95"/>
    <w:rsid w:val="00921BD6"/>
    <w:rsid w:val="00921DE7"/>
    <w:rsid w:val="00921E00"/>
    <w:rsid w:val="00921FAB"/>
    <w:rsid w:val="009224C5"/>
    <w:rsid w:val="00922828"/>
    <w:rsid w:val="009229CF"/>
    <w:rsid w:val="00922B17"/>
    <w:rsid w:val="00922CD5"/>
    <w:rsid w:val="00922CDB"/>
    <w:rsid w:val="00922DAA"/>
    <w:rsid w:val="00922ECC"/>
    <w:rsid w:val="00923333"/>
    <w:rsid w:val="0092338C"/>
    <w:rsid w:val="00923709"/>
    <w:rsid w:val="00923865"/>
    <w:rsid w:val="009239D9"/>
    <w:rsid w:val="00923A64"/>
    <w:rsid w:val="00923FC3"/>
    <w:rsid w:val="00924384"/>
    <w:rsid w:val="00924485"/>
    <w:rsid w:val="009244DA"/>
    <w:rsid w:val="00924630"/>
    <w:rsid w:val="00924ADB"/>
    <w:rsid w:val="00924D62"/>
    <w:rsid w:val="00924DC3"/>
    <w:rsid w:val="00924FE2"/>
    <w:rsid w:val="0092569C"/>
    <w:rsid w:val="009256A5"/>
    <w:rsid w:val="009256BC"/>
    <w:rsid w:val="009257EA"/>
    <w:rsid w:val="00925928"/>
    <w:rsid w:val="00925A71"/>
    <w:rsid w:val="00925D2D"/>
    <w:rsid w:val="00925E3F"/>
    <w:rsid w:val="00925ECC"/>
    <w:rsid w:val="00926223"/>
    <w:rsid w:val="009262CF"/>
    <w:rsid w:val="0092637D"/>
    <w:rsid w:val="0092653B"/>
    <w:rsid w:val="009266DF"/>
    <w:rsid w:val="0092670D"/>
    <w:rsid w:val="009268AA"/>
    <w:rsid w:val="00926C83"/>
    <w:rsid w:val="00926D26"/>
    <w:rsid w:val="00926FE6"/>
    <w:rsid w:val="009273C3"/>
    <w:rsid w:val="009277E2"/>
    <w:rsid w:val="00927846"/>
    <w:rsid w:val="00927A59"/>
    <w:rsid w:val="00927BA0"/>
    <w:rsid w:val="00927C3E"/>
    <w:rsid w:val="00927E51"/>
    <w:rsid w:val="009304CA"/>
    <w:rsid w:val="009305B7"/>
    <w:rsid w:val="00930970"/>
    <w:rsid w:val="00930BBF"/>
    <w:rsid w:val="00930E58"/>
    <w:rsid w:val="00930F36"/>
    <w:rsid w:val="009311D4"/>
    <w:rsid w:val="009314A2"/>
    <w:rsid w:val="0093197E"/>
    <w:rsid w:val="00931BD3"/>
    <w:rsid w:val="00931F9A"/>
    <w:rsid w:val="009320D4"/>
    <w:rsid w:val="00932558"/>
    <w:rsid w:val="009326D2"/>
    <w:rsid w:val="009327CE"/>
    <w:rsid w:val="00932BA6"/>
    <w:rsid w:val="00932DC0"/>
    <w:rsid w:val="00932E03"/>
    <w:rsid w:val="00932EB9"/>
    <w:rsid w:val="009330C0"/>
    <w:rsid w:val="00933433"/>
    <w:rsid w:val="009334DC"/>
    <w:rsid w:val="009334F2"/>
    <w:rsid w:val="009335F0"/>
    <w:rsid w:val="00933609"/>
    <w:rsid w:val="00933A4B"/>
    <w:rsid w:val="00933AF1"/>
    <w:rsid w:val="00933F7E"/>
    <w:rsid w:val="0093401D"/>
    <w:rsid w:val="00934187"/>
    <w:rsid w:val="009342BE"/>
    <w:rsid w:val="009346BF"/>
    <w:rsid w:val="009347B9"/>
    <w:rsid w:val="009348A3"/>
    <w:rsid w:val="0093490B"/>
    <w:rsid w:val="00934AF3"/>
    <w:rsid w:val="00934B0B"/>
    <w:rsid w:val="009351E1"/>
    <w:rsid w:val="009351F2"/>
    <w:rsid w:val="009353BB"/>
    <w:rsid w:val="00935463"/>
    <w:rsid w:val="00935879"/>
    <w:rsid w:val="009358A3"/>
    <w:rsid w:val="009359D9"/>
    <w:rsid w:val="00935B1B"/>
    <w:rsid w:val="00935CC5"/>
    <w:rsid w:val="009361A6"/>
    <w:rsid w:val="009363F4"/>
    <w:rsid w:val="00936588"/>
    <w:rsid w:val="00936651"/>
    <w:rsid w:val="009367BA"/>
    <w:rsid w:val="00936F7B"/>
    <w:rsid w:val="00937B98"/>
    <w:rsid w:val="00937C5A"/>
    <w:rsid w:val="00940050"/>
    <w:rsid w:val="00940077"/>
    <w:rsid w:val="0094017F"/>
    <w:rsid w:val="009401F0"/>
    <w:rsid w:val="009403BB"/>
    <w:rsid w:val="009404C4"/>
    <w:rsid w:val="0094082C"/>
    <w:rsid w:val="00940895"/>
    <w:rsid w:val="00940BCE"/>
    <w:rsid w:val="00940E1F"/>
    <w:rsid w:val="00940EE4"/>
    <w:rsid w:val="00941089"/>
    <w:rsid w:val="009413ED"/>
    <w:rsid w:val="00941882"/>
    <w:rsid w:val="00941B4A"/>
    <w:rsid w:val="009424E1"/>
    <w:rsid w:val="00942A5D"/>
    <w:rsid w:val="00942C0A"/>
    <w:rsid w:val="00942D99"/>
    <w:rsid w:val="0094319F"/>
    <w:rsid w:val="0094346C"/>
    <w:rsid w:val="00943514"/>
    <w:rsid w:val="00943677"/>
    <w:rsid w:val="00943721"/>
    <w:rsid w:val="00943752"/>
    <w:rsid w:val="009438B9"/>
    <w:rsid w:val="00943EA9"/>
    <w:rsid w:val="00944102"/>
    <w:rsid w:val="00944194"/>
    <w:rsid w:val="009441B7"/>
    <w:rsid w:val="009442A9"/>
    <w:rsid w:val="009443E2"/>
    <w:rsid w:val="009444C9"/>
    <w:rsid w:val="00944903"/>
    <w:rsid w:val="00944B82"/>
    <w:rsid w:val="00945024"/>
    <w:rsid w:val="009451DF"/>
    <w:rsid w:val="009452C9"/>
    <w:rsid w:val="00945426"/>
    <w:rsid w:val="00945B4C"/>
    <w:rsid w:val="00945E43"/>
    <w:rsid w:val="00946046"/>
    <w:rsid w:val="009461DF"/>
    <w:rsid w:val="009465E7"/>
    <w:rsid w:val="00946A86"/>
    <w:rsid w:val="00946BE2"/>
    <w:rsid w:val="00946DD7"/>
    <w:rsid w:val="00946EEB"/>
    <w:rsid w:val="00946EF3"/>
    <w:rsid w:val="00947021"/>
    <w:rsid w:val="00947130"/>
    <w:rsid w:val="00947201"/>
    <w:rsid w:val="0094727A"/>
    <w:rsid w:val="009473A5"/>
    <w:rsid w:val="00947425"/>
    <w:rsid w:val="0094747D"/>
    <w:rsid w:val="00947D29"/>
    <w:rsid w:val="00947F60"/>
    <w:rsid w:val="00950099"/>
    <w:rsid w:val="00950258"/>
    <w:rsid w:val="00950409"/>
    <w:rsid w:val="00950926"/>
    <w:rsid w:val="00950961"/>
    <w:rsid w:val="00950C3F"/>
    <w:rsid w:val="00950C53"/>
    <w:rsid w:val="00950EA6"/>
    <w:rsid w:val="00950EE7"/>
    <w:rsid w:val="009510DB"/>
    <w:rsid w:val="00951227"/>
    <w:rsid w:val="0095139A"/>
    <w:rsid w:val="009514C4"/>
    <w:rsid w:val="009518A8"/>
    <w:rsid w:val="00951D03"/>
    <w:rsid w:val="00951FCD"/>
    <w:rsid w:val="00952052"/>
    <w:rsid w:val="00952284"/>
    <w:rsid w:val="0095246D"/>
    <w:rsid w:val="0095294A"/>
    <w:rsid w:val="00952DD5"/>
    <w:rsid w:val="00952FE2"/>
    <w:rsid w:val="009530F4"/>
    <w:rsid w:val="0095313D"/>
    <w:rsid w:val="00953368"/>
    <w:rsid w:val="009533E1"/>
    <w:rsid w:val="009537FF"/>
    <w:rsid w:val="0095390C"/>
    <w:rsid w:val="009539E4"/>
    <w:rsid w:val="00953B1B"/>
    <w:rsid w:val="00953E44"/>
    <w:rsid w:val="00953F09"/>
    <w:rsid w:val="009540DB"/>
    <w:rsid w:val="00954143"/>
    <w:rsid w:val="009542F9"/>
    <w:rsid w:val="0095455E"/>
    <w:rsid w:val="0095475E"/>
    <w:rsid w:val="0095494A"/>
    <w:rsid w:val="00954A8C"/>
    <w:rsid w:val="00954B75"/>
    <w:rsid w:val="00954BC3"/>
    <w:rsid w:val="00954CAB"/>
    <w:rsid w:val="00955226"/>
    <w:rsid w:val="0095573B"/>
    <w:rsid w:val="00955A71"/>
    <w:rsid w:val="00955A9A"/>
    <w:rsid w:val="00955AC6"/>
    <w:rsid w:val="00955C9D"/>
    <w:rsid w:val="00955E94"/>
    <w:rsid w:val="00955EAB"/>
    <w:rsid w:val="009564D4"/>
    <w:rsid w:val="00956596"/>
    <w:rsid w:val="009566AD"/>
    <w:rsid w:val="00956777"/>
    <w:rsid w:val="009567BA"/>
    <w:rsid w:val="009568A6"/>
    <w:rsid w:val="00956AEE"/>
    <w:rsid w:val="00956DED"/>
    <w:rsid w:val="00956DEF"/>
    <w:rsid w:val="00956E73"/>
    <w:rsid w:val="00956EBF"/>
    <w:rsid w:val="0095716F"/>
    <w:rsid w:val="009574EC"/>
    <w:rsid w:val="009576BF"/>
    <w:rsid w:val="009577AD"/>
    <w:rsid w:val="009577E2"/>
    <w:rsid w:val="00957999"/>
    <w:rsid w:val="009579B1"/>
    <w:rsid w:val="00957E26"/>
    <w:rsid w:val="00957E7A"/>
    <w:rsid w:val="0096014D"/>
    <w:rsid w:val="009602FF"/>
    <w:rsid w:val="00960439"/>
    <w:rsid w:val="0096051A"/>
    <w:rsid w:val="00960681"/>
    <w:rsid w:val="0096077D"/>
    <w:rsid w:val="00960BBE"/>
    <w:rsid w:val="00960F54"/>
    <w:rsid w:val="00960FF7"/>
    <w:rsid w:val="00961040"/>
    <w:rsid w:val="009614B1"/>
    <w:rsid w:val="00961590"/>
    <w:rsid w:val="0096181C"/>
    <w:rsid w:val="0096185E"/>
    <w:rsid w:val="00961C29"/>
    <w:rsid w:val="00961D17"/>
    <w:rsid w:val="0096207D"/>
    <w:rsid w:val="00962292"/>
    <w:rsid w:val="009625DC"/>
    <w:rsid w:val="009626B8"/>
    <w:rsid w:val="009628D6"/>
    <w:rsid w:val="00962915"/>
    <w:rsid w:val="00962AA0"/>
    <w:rsid w:val="00962D1C"/>
    <w:rsid w:val="00962DCB"/>
    <w:rsid w:val="00962E16"/>
    <w:rsid w:val="00962EFC"/>
    <w:rsid w:val="00962FC2"/>
    <w:rsid w:val="0096326A"/>
    <w:rsid w:val="009639A0"/>
    <w:rsid w:val="00963BA0"/>
    <w:rsid w:val="00964275"/>
    <w:rsid w:val="009643B0"/>
    <w:rsid w:val="009644CA"/>
    <w:rsid w:val="00964F0A"/>
    <w:rsid w:val="00965026"/>
    <w:rsid w:val="0096503F"/>
    <w:rsid w:val="00965557"/>
    <w:rsid w:val="009656F3"/>
    <w:rsid w:val="009658B6"/>
    <w:rsid w:val="009658C0"/>
    <w:rsid w:val="00965B47"/>
    <w:rsid w:val="00965B88"/>
    <w:rsid w:val="00965CB1"/>
    <w:rsid w:val="00965DB4"/>
    <w:rsid w:val="0096621C"/>
    <w:rsid w:val="009663A1"/>
    <w:rsid w:val="009664D0"/>
    <w:rsid w:val="00966CE4"/>
    <w:rsid w:val="00966DAB"/>
    <w:rsid w:val="009671C8"/>
    <w:rsid w:val="0096743E"/>
    <w:rsid w:val="00967455"/>
    <w:rsid w:val="009674F9"/>
    <w:rsid w:val="009675DE"/>
    <w:rsid w:val="00967625"/>
    <w:rsid w:val="00967B04"/>
    <w:rsid w:val="00967B62"/>
    <w:rsid w:val="00967CD2"/>
    <w:rsid w:val="00967D24"/>
    <w:rsid w:val="00967D42"/>
    <w:rsid w:val="009701F7"/>
    <w:rsid w:val="0097068E"/>
    <w:rsid w:val="009707FE"/>
    <w:rsid w:val="00970911"/>
    <w:rsid w:val="00970AF1"/>
    <w:rsid w:val="00970AF3"/>
    <w:rsid w:val="00970D84"/>
    <w:rsid w:val="00970EE8"/>
    <w:rsid w:val="00970FC4"/>
    <w:rsid w:val="0097109A"/>
    <w:rsid w:val="009710A3"/>
    <w:rsid w:val="009712AF"/>
    <w:rsid w:val="00971316"/>
    <w:rsid w:val="0097134E"/>
    <w:rsid w:val="00971809"/>
    <w:rsid w:val="00971C20"/>
    <w:rsid w:val="00971D40"/>
    <w:rsid w:val="009721A7"/>
    <w:rsid w:val="0097220B"/>
    <w:rsid w:val="00972211"/>
    <w:rsid w:val="00972466"/>
    <w:rsid w:val="009726FA"/>
    <w:rsid w:val="0097279A"/>
    <w:rsid w:val="0097296E"/>
    <w:rsid w:val="00972AB4"/>
    <w:rsid w:val="00972DBC"/>
    <w:rsid w:val="00972F6E"/>
    <w:rsid w:val="00972FC5"/>
    <w:rsid w:val="0097304C"/>
    <w:rsid w:val="009730EE"/>
    <w:rsid w:val="00973277"/>
    <w:rsid w:val="009732DA"/>
    <w:rsid w:val="009732DB"/>
    <w:rsid w:val="0097385B"/>
    <w:rsid w:val="00973D99"/>
    <w:rsid w:val="00973DF0"/>
    <w:rsid w:val="00973E64"/>
    <w:rsid w:val="009740A0"/>
    <w:rsid w:val="009740EC"/>
    <w:rsid w:val="00974144"/>
    <w:rsid w:val="0097425F"/>
    <w:rsid w:val="00974B27"/>
    <w:rsid w:val="00974E65"/>
    <w:rsid w:val="00974FA1"/>
    <w:rsid w:val="009750A6"/>
    <w:rsid w:val="009755BB"/>
    <w:rsid w:val="0097583B"/>
    <w:rsid w:val="00975CB5"/>
    <w:rsid w:val="009760CE"/>
    <w:rsid w:val="009764AE"/>
    <w:rsid w:val="0097651E"/>
    <w:rsid w:val="00976D5E"/>
    <w:rsid w:val="00976DDA"/>
    <w:rsid w:val="00977104"/>
    <w:rsid w:val="00977177"/>
    <w:rsid w:val="0097733A"/>
    <w:rsid w:val="0097742D"/>
    <w:rsid w:val="0097779B"/>
    <w:rsid w:val="00977911"/>
    <w:rsid w:val="00977A09"/>
    <w:rsid w:val="00977A23"/>
    <w:rsid w:val="00977A41"/>
    <w:rsid w:val="00977B4F"/>
    <w:rsid w:val="00977BF5"/>
    <w:rsid w:val="00977E8A"/>
    <w:rsid w:val="00980125"/>
    <w:rsid w:val="00980574"/>
    <w:rsid w:val="009809A6"/>
    <w:rsid w:val="00980A93"/>
    <w:rsid w:val="00980ABD"/>
    <w:rsid w:val="00980C55"/>
    <w:rsid w:val="00980D6D"/>
    <w:rsid w:val="00980F98"/>
    <w:rsid w:val="00981277"/>
    <w:rsid w:val="009812C0"/>
    <w:rsid w:val="0098152C"/>
    <w:rsid w:val="009817BB"/>
    <w:rsid w:val="00981ED3"/>
    <w:rsid w:val="0098211E"/>
    <w:rsid w:val="009824C7"/>
    <w:rsid w:val="00982DC2"/>
    <w:rsid w:val="00982EFE"/>
    <w:rsid w:val="00983169"/>
    <w:rsid w:val="00983440"/>
    <w:rsid w:val="00983641"/>
    <w:rsid w:val="0098373A"/>
    <w:rsid w:val="0098373F"/>
    <w:rsid w:val="009837A9"/>
    <w:rsid w:val="00983943"/>
    <w:rsid w:val="00983969"/>
    <w:rsid w:val="00983992"/>
    <w:rsid w:val="00983ABE"/>
    <w:rsid w:val="00983BA5"/>
    <w:rsid w:val="00983BAB"/>
    <w:rsid w:val="0098408F"/>
    <w:rsid w:val="00984139"/>
    <w:rsid w:val="00984405"/>
    <w:rsid w:val="0098441B"/>
    <w:rsid w:val="00984476"/>
    <w:rsid w:val="009844D8"/>
    <w:rsid w:val="009849B9"/>
    <w:rsid w:val="00984B57"/>
    <w:rsid w:val="00984FA2"/>
    <w:rsid w:val="0098516C"/>
    <w:rsid w:val="009855A8"/>
    <w:rsid w:val="00985AB7"/>
    <w:rsid w:val="00985DE3"/>
    <w:rsid w:val="00985F9D"/>
    <w:rsid w:val="00986287"/>
    <w:rsid w:val="00986503"/>
    <w:rsid w:val="009865AE"/>
    <w:rsid w:val="0098694B"/>
    <w:rsid w:val="00986953"/>
    <w:rsid w:val="00986A14"/>
    <w:rsid w:val="00986C63"/>
    <w:rsid w:val="00986F64"/>
    <w:rsid w:val="00986F7B"/>
    <w:rsid w:val="0098712E"/>
    <w:rsid w:val="009873DE"/>
    <w:rsid w:val="0098780C"/>
    <w:rsid w:val="00987859"/>
    <w:rsid w:val="00987925"/>
    <w:rsid w:val="0098794D"/>
    <w:rsid w:val="00987AD2"/>
    <w:rsid w:val="00987C2F"/>
    <w:rsid w:val="00987EA3"/>
    <w:rsid w:val="00987ECB"/>
    <w:rsid w:val="00990050"/>
    <w:rsid w:val="00990276"/>
    <w:rsid w:val="009902A3"/>
    <w:rsid w:val="0099040F"/>
    <w:rsid w:val="00990425"/>
    <w:rsid w:val="0099047F"/>
    <w:rsid w:val="009906E6"/>
    <w:rsid w:val="009907CF"/>
    <w:rsid w:val="009907D4"/>
    <w:rsid w:val="00990DAF"/>
    <w:rsid w:val="00990F74"/>
    <w:rsid w:val="00990FC9"/>
    <w:rsid w:val="00991019"/>
    <w:rsid w:val="009910E3"/>
    <w:rsid w:val="00991312"/>
    <w:rsid w:val="0099131C"/>
    <w:rsid w:val="009913A1"/>
    <w:rsid w:val="009913C3"/>
    <w:rsid w:val="0099161C"/>
    <w:rsid w:val="00991937"/>
    <w:rsid w:val="00991D5A"/>
    <w:rsid w:val="00991E62"/>
    <w:rsid w:val="00992096"/>
    <w:rsid w:val="00992168"/>
    <w:rsid w:val="009924A8"/>
    <w:rsid w:val="0099255C"/>
    <w:rsid w:val="009925FB"/>
    <w:rsid w:val="0099262A"/>
    <w:rsid w:val="009929AC"/>
    <w:rsid w:val="009929C5"/>
    <w:rsid w:val="00992BD3"/>
    <w:rsid w:val="00992E29"/>
    <w:rsid w:val="00992E9A"/>
    <w:rsid w:val="009930C3"/>
    <w:rsid w:val="009933B3"/>
    <w:rsid w:val="009933B5"/>
    <w:rsid w:val="00993432"/>
    <w:rsid w:val="0099399F"/>
    <w:rsid w:val="00993B6C"/>
    <w:rsid w:val="00993E7A"/>
    <w:rsid w:val="00994007"/>
    <w:rsid w:val="0099400D"/>
    <w:rsid w:val="00994087"/>
    <w:rsid w:val="0099415C"/>
    <w:rsid w:val="00994171"/>
    <w:rsid w:val="00994196"/>
    <w:rsid w:val="009943FE"/>
    <w:rsid w:val="00994C52"/>
    <w:rsid w:val="00994CFF"/>
    <w:rsid w:val="009950CC"/>
    <w:rsid w:val="009953E0"/>
    <w:rsid w:val="009955B7"/>
    <w:rsid w:val="009956CC"/>
    <w:rsid w:val="009957C6"/>
    <w:rsid w:val="00995845"/>
    <w:rsid w:val="00995889"/>
    <w:rsid w:val="009958BF"/>
    <w:rsid w:val="0099598E"/>
    <w:rsid w:val="00995F60"/>
    <w:rsid w:val="009960DF"/>
    <w:rsid w:val="009961B3"/>
    <w:rsid w:val="00996581"/>
    <w:rsid w:val="009967B3"/>
    <w:rsid w:val="00996B9A"/>
    <w:rsid w:val="00996C7E"/>
    <w:rsid w:val="00996D3E"/>
    <w:rsid w:val="00996E8C"/>
    <w:rsid w:val="009972D9"/>
    <w:rsid w:val="009976BE"/>
    <w:rsid w:val="00997871"/>
    <w:rsid w:val="00997AD4"/>
    <w:rsid w:val="00997B98"/>
    <w:rsid w:val="00997D9D"/>
    <w:rsid w:val="00997DE3"/>
    <w:rsid w:val="00997ED4"/>
    <w:rsid w:val="009A0200"/>
    <w:rsid w:val="009A0260"/>
    <w:rsid w:val="009A0C82"/>
    <w:rsid w:val="009A0D52"/>
    <w:rsid w:val="009A0D83"/>
    <w:rsid w:val="009A0F50"/>
    <w:rsid w:val="009A127D"/>
    <w:rsid w:val="009A130C"/>
    <w:rsid w:val="009A14D7"/>
    <w:rsid w:val="009A15A3"/>
    <w:rsid w:val="009A1702"/>
    <w:rsid w:val="009A17FD"/>
    <w:rsid w:val="009A18EE"/>
    <w:rsid w:val="009A1D6C"/>
    <w:rsid w:val="009A203F"/>
    <w:rsid w:val="009A22E2"/>
    <w:rsid w:val="009A2979"/>
    <w:rsid w:val="009A29BA"/>
    <w:rsid w:val="009A2A3D"/>
    <w:rsid w:val="009A2C49"/>
    <w:rsid w:val="009A2CA1"/>
    <w:rsid w:val="009A2CD8"/>
    <w:rsid w:val="009A2D00"/>
    <w:rsid w:val="009A2FD8"/>
    <w:rsid w:val="009A30A2"/>
    <w:rsid w:val="009A31E7"/>
    <w:rsid w:val="009A3242"/>
    <w:rsid w:val="009A3538"/>
    <w:rsid w:val="009A35EB"/>
    <w:rsid w:val="009A39A4"/>
    <w:rsid w:val="009A3AFC"/>
    <w:rsid w:val="009A3C63"/>
    <w:rsid w:val="009A3DB6"/>
    <w:rsid w:val="009A3EF0"/>
    <w:rsid w:val="009A41F9"/>
    <w:rsid w:val="009A43E0"/>
    <w:rsid w:val="009A4A58"/>
    <w:rsid w:val="009A4DED"/>
    <w:rsid w:val="009A502F"/>
    <w:rsid w:val="009A5179"/>
    <w:rsid w:val="009A591F"/>
    <w:rsid w:val="009A595E"/>
    <w:rsid w:val="009A5A76"/>
    <w:rsid w:val="009A5C2C"/>
    <w:rsid w:val="009A5D5E"/>
    <w:rsid w:val="009A5D75"/>
    <w:rsid w:val="009A5DBC"/>
    <w:rsid w:val="009A5E23"/>
    <w:rsid w:val="009A5F3C"/>
    <w:rsid w:val="009A60B2"/>
    <w:rsid w:val="009A61A4"/>
    <w:rsid w:val="009A6259"/>
    <w:rsid w:val="009A6262"/>
    <w:rsid w:val="009A6307"/>
    <w:rsid w:val="009A64C9"/>
    <w:rsid w:val="009A664A"/>
    <w:rsid w:val="009A667C"/>
    <w:rsid w:val="009A675B"/>
    <w:rsid w:val="009A6A32"/>
    <w:rsid w:val="009A6AFD"/>
    <w:rsid w:val="009A6BF6"/>
    <w:rsid w:val="009A6C83"/>
    <w:rsid w:val="009A7597"/>
    <w:rsid w:val="009A774C"/>
    <w:rsid w:val="009A7CBB"/>
    <w:rsid w:val="009A7CE2"/>
    <w:rsid w:val="009A7F6F"/>
    <w:rsid w:val="009B0037"/>
    <w:rsid w:val="009B04EB"/>
    <w:rsid w:val="009B0831"/>
    <w:rsid w:val="009B0B02"/>
    <w:rsid w:val="009B0BC6"/>
    <w:rsid w:val="009B0E07"/>
    <w:rsid w:val="009B1263"/>
    <w:rsid w:val="009B1391"/>
    <w:rsid w:val="009B16C6"/>
    <w:rsid w:val="009B17C4"/>
    <w:rsid w:val="009B183D"/>
    <w:rsid w:val="009B1927"/>
    <w:rsid w:val="009B1B85"/>
    <w:rsid w:val="009B2053"/>
    <w:rsid w:val="009B22B7"/>
    <w:rsid w:val="009B2478"/>
    <w:rsid w:val="009B2679"/>
    <w:rsid w:val="009B28AF"/>
    <w:rsid w:val="009B2E5D"/>
    <w:rsid w:val="009B2EE2"/>
    <w:rsid w:val="009B2F2A"/>
    <w:rsid w:val="009B2F8A"/>
    <w:rsid w:val="009B3279"/>
    <w:rsid w:val="009B344A"/>
    <w:rsid w:val="009B35AE"/>
    <w:rsid w:val="009B3845"/>
    <w:rsid w:val="009B39AE"/>
    <w:rsid w:val="009B3A1A"/>
    <w:rsid w:val="009B3B9A"/>
    <w:rsid w:val="009B3E7F"/>
    <w:rsid w:val="009B3FB8"/>
    <w:rsid w:val="009B40F2"/>
    <w:rsid w:val="009B420A"/>
    <w:rsid w:val="009B47A7"/>
    <w:rsid w:val="009B485F"/>
    <w:rsid w:val="009B48E8"/>
    <w:rsid w:val="009B4A04"/>
    <w:rsid w:val="009B4A24"/>
    <w:rsid w:val="009B4BDE"/>
    <w:rsid w:val="009B4D45"/>
    <w:rsid w:val="009B4D7F"/>
    <w:rsid w:val="009B4D88"/>
    <w:rsid w:val="009B50AE"/>
    <w:rsid w:val="009B50EB"/>
    <w:rsid w:val="009B5300"/>
    <w:rsid w:val="009B54F6"/>
    <w:rsid w:val="009B552F"/>
    <w:rsid w:val="009B5533"/>
    <w:rsid w:val="009B56E4"/>
    <w:rsid w:val="009B5768"/>
    <w:rsid w:val="009B57AB"/>
    <w:rsid w:val="009B59E7"/>
    <w:rsid w:val="009B5A12"/>
    <w:rsid w:val="009B5CAB"/>
    <w:rsid w:val="009B5DD6"/>
    <w:rsid w:val="009B60E6"/>
    <w:rsid w:val="009B614C"/>
    <w:rsid w:val="009B6627"/>
    <w:rsid w:val="009B6AD3"/>
    <w:rsid w:val="009B6D2B"/>
    <w:rsid w:val="009B6D39"/>
    <w:rsid w:val="009B6D92"/>
    <w:rsid w:val="009B700C"/>
    <w:rsid w:val="009B72B1"/>
    <w:rsid w:val="009B73C6"/>
    <w:rsid w:val="009B7611"/>
    <w:rsid w:val="009B777A"/>
    <w:rsid w:val="009B78AE"/>
    <w:rsid w:val="009B799A"/>
    <w:rsid w:val="009B7AD6"/>
    <w:rsid w:val="009B7E22"/>
    <w:rsid w:val="009B7F87"/>
    <w:rsid w:val="009C0237"/>
    <w:rsid w:val="009C0301"/>
    <w:rsid w:val="009C0575"/>
    <w:rsid w:val="009C06B1"/>
    <w:rsid w:val="009C072E"/>
    <w:rsid w:val="009C085A"/>
    <w:rsid w:val="009C0B63"/>
    <w:rsid w:val="009C11BA"/>
    <w:rsid w:val="009C11BF"/>
    <w:rsid w:val="009C11F4"/>
    <w:rsid w:val="009C1566"/>
    <w:rsid w:val="009C1709"/>
    <w:rsid w:val="009C19A5"/>
    <w:rsid w:val="009C1AEE"/>
    <w:rsid w:val="009C1B6C"/>
    <w:rsid w:val="009C1C12"/>
    <w:rsid w:val="009C1DC3"/>
    <w:rsid w:val="009C1DF8"/>
    <w:rsid w:val="009C2063"/>
    <w:rsid w:val="009C215B"/>
    <w:rsid w:val="009C2211"/>
    <w:rsid w:val="009C2225"/>
    <w:rsid w:val="009C2269"/>
    <w:rsid w:val="009C22D9"/>
    <w:rsid w:val="009C2600"/>
    <w:rsid w:val="009C270B"/>
    <w:rsid w:val="009C28EC"/>
    <w:rsid w:val="009C2CA8"/>
    <w:rsid w:val="009C2E3A"/>
    <w:rsid w:val="009C2E87"/>
    <w:rsid w:val="009C2EA9"/>
    <w:rsid w:val="009C3097"/>
    <w:rsid w:val="009C31D8"/>
    <w:rsid w:val="009C32E3"/>
    <w:rsid w:val="009C335C"/>
    <w:rsid w:val="009C3420"/>
    <w:rsid w:val="009C353B"/>
    <w:rsid w:val="009C35C0"/>
    <w:rsid w:val="009C3BB3"/>
    <w:rsid w:val="009C3C03"/>
    <w:rsid w:val="009C424A"/>
    <w:rsid w:val="009C424F"/>
    <w:rsid w:val="009C4272"/>
    <w:rsid w:val="009C4415"/>
    <w:rsid w:val="009C46F3"/>
    <w:rsid w:val="009C494E"/>
    <w:rsid w:val="009C4B96"/>
    <w:rsid w:val="009C4C69"/>
    <w:rsid w:val="009C4D56"/>
    <w:rsid w:val="009C4F22"/>
    <w:rsid w:val="009C5011"/>
    <w:rsid w:val="009C5053"/>
    <w:rsid w:val="009C5457"/>
    <w:rsid w:val="009C57C6"/>
    <w:rsid w:val="009C5AE1"/>
    <w:rsid w:val="009C5F90"/>
    <w:rsid w:val="009C62EE"/>
    <w:rsid w:val="009C62EF"/>
    <w:rsid w:val="009C6399"/>
    <w:rsid w:val="009C64AE"/>
    <w:rsid w:val="009C65D7"/>
    <w:rsid w:val="009C667E"/>
    <w:rsid w:val="009C6783"/>
    <w:rsid w:val="009C67F3"/>
    <w:rsid w:val="009C697D"/>
    <w:rsid w:val="009C6AB1"/>
    <w:rsid w:val="009C6B2C"/>
    <w:rsid w:val="009C6FAB"/>
    <w:rsid w:val="009C7130"/>
    <w:rsid w:val="009C7219"/>
    <w:rsid w:val="009C7454"/>
    <w:rsid w:val="009C7736"/>
    <w:rsid w:val="009C7806"/>
    <w:rsid w:val="009C7B65"/>
    <w:rsid w:val="009D0484"/>
    <w:rsid w:val="009D05DE"/>
    <w:rsid w:val="009D077F"/>
    <w:rsid w:val="009D085F"/>
    <w:rsid w:val="009D0946"/>
    <w:rsid w:val="009D098A"/>
    <w:rsid w:val="009D0C29"/>
    <w:rsid w:val="009D0DBE"/>
    <w:rsid w:val="009D1117"/>
    <w:rsid w:val="009D1354"/>
    <w:rsid w:val="009D1455"/>
    <w:rsid w:val="009D16BC"/>
    <w:rsid w:val="009D1766"/>
    <w:rsid w:val="009D1A2B"/>
    <w:rsid w:val="009D2132"/>
    <w:rsid w:val="009D2214"/>
    <w:rsid w:val="009D24A7"/>
    <w:rsid w:val="009D2607"/>
    <w:rsid w:val="009D2696"/>
    <w:rsid w:val="009D28E9"/>
    <w:rsid w:val="009D2D6E"/>
    <w:rsid w:val="009D2FB5"/>
    <w:rsid w:val="009D307A"/>
    <w:rsid w:val="009D31ED"/>
    <w:rsid w:val="009D34B3"/>
    <w:rsid w:val="009D351C"/>
    <w:rsid w:val="009D3565"/>
    <w:rsid w:val="009D385F"/>
    <w:rsid w:val="009D387D"/>
    <w:rsid w:val="009D393A"/>
    <w:rsid w:val="009D3ACB"/>
    <w:rsid w:val="009D3B38"/>
    <w:rsid w:val="009D3D39"/>
    <w:rsid w:val="009D3FB0"/>
    <w:rsid w:val="009D4313"/>
    <w:rsid w:val="009D46AF"/>
    <w:rsid w:val="009D4C75"/>
    <w:rsid w:val="009D4D22"/>
    <w:rsid w:val="009D50D2"/>
    <w:rsid w:val="009D5353"/>
    <w:rsid w:val="009D53D4"/>
    <w:rsid w:val="009D5490"/>
    <w:rsid w:val="009D56A6"/>
    <w:rsid w:val="009D56F3"/>
    <w:rsid w:val="009D575E"/>
    <w:rsid w:val="009D57AF"/>
    <w:rsid w:val="009D5BEA"/>
    <w:rsid w:val="009D5D8D"/>
    <w:rsid w:val="009D5EFD"/>
    <w:rsid w:val="009D5F56"/>
    <w:rsid w:val="009D6021"/>
    <w:rsid w:val="009D65BD"/>
    <w:rsid w:val="009D6891"/>
    <w:rsid w:val="009D690E"/>
    <w:rsid w:val="009D6960"/>
    <w:rsid w:val="009D6C07"/>
    <w:rsid w:val="009D6C55"/>
    <w:rsid w:val="009D6D95"/>
    <w:rsid w:val="009D6F4E"/>
    <w:rsid w:val="009D7096"/>
    <w:rsid w:val="009D7213"/>
    <w:rsid w:val="009D723C"/>
    <w:rsid w:val="009D72C1"/>
    <w:rsid w:val="009D72DA"/>
    <w:rsid w:val="009D76AE"/>
    <w:rsid w:val="009D76CA"/>
    <w:rsid w:val="009D772D"/>
    <w:rsid w:val="009E00FA"/>
    <w:rsid w:val="009E021F"/>
    <w:rsid w:val="009E0336"/>
    <w:rsid w:val="009E07B3"/>
    <w:rsid w:val="009E090C"/>
    <w:rsid w:val="009E0FD6"/>
    <w:rsid w:val="009E0FEC"/>
    <w:rsid w:val="009E1275"/>
    <w:rsid w:val="009E12CB"/>
    <w:rsid w:val="009E144E"/>
    <w:rsid w:val="009E1482"/>
    <w:rsid w:val="009E15B9"/>
    <w:rsid w:val="009E17F0"/>
    <w:rsid w:val="009E180C"/>
    <w:rsid w:val="009E18AF"/>
    <w:rsid w:val="009E1998"/>
    <w:rsid w:val="009E1A74"/>
    <w:rsid w:val="009E1F17"/>
    <w:rsid w:val="009E20D4"/>
    <w:rsid w:val="009E2101"/>
    <w:rsid w:val="009E21A2"/>
    <w:rsid w:val="009E2505"/>
    <w:rsid w:val="009E25E1"/>
    <w:rsid w:val="009E2695"/>
    <w:rsid w:val="009E27B6"/>
    <w:rsid w:val="009E2A02"/>
    <w:rsid w:val="009E2A29"/>
    <w:rsid w:val="009E2C62"/>
    <w:rsid w:val="009E2DA4"/>
    <w:rsid w:val="009E2F4C"/>
    <w:rsid w:val="009E2F70"/>
    <w:rsid w:val="009E30A6"/>
    <w:rsid w:val="009E30FF"/>
    <w:rsid w:val="009E31CC"/>
    <w:rsid w:val="009E321F"/>
    <w:rsid w:val="009E377A"/>
    <w:rsid w:val="009E37BC"/>
    <w:rsid w:val="009E3848"/>
    <w:rsid w:val="009E3AEC"/>
    <w:rsid w:val="009E3B11"/>
    <w:rsid w:val="009E3CD3"/>
    <w:rsid w:val="009E4143"/>
    <w:rsid w:val="009E4155"/>
    <w:rsid w:val="009E4306"/>
    <w:rsid w:val="009E46C0"/>
    <w:rsid w:val="009E4879"/>
    <w:rsid w:val="009E4B45"/>
    <w:rsid w:val="009E4B7D"/>
    <w:rsid w:val="009E4C35"/>
    <w:rsid w:val="009E4D87"/>
    <w:rsid w:val="009E4F3B"/>
    <w:rsid w:val="009E52ED"/>
    <w:rsid w:val="009E5749"/>
    <w:rsid w:val="009E5764"/>
    <w:rsid w:val="009E5E0D"/>
    <w:rsid w:val="009E5F07"/>
    <w:rsid w:val="009E5F2E"/>
    <w:rsid w:val="009E6408"/>
    <w:rsid w:val="009E689A"/>
    <w:rsid w:val="009E68C2"/>
    <w:rsid w:val="009E780D"/>
    <w:rsid w:val="009E7A9E"/>
    <w:rsid w:val="009F009F"/>
    <w:rsid w:val="009F01A7"/>
    <w:rsid w:val="009F01DD"/>
    <w:rsid w:val="009F047B"/>
    <w:rsid w:val="009F058B"/>
    <w:rsid w:val="009F08B9"/>
    <w:rsid w:val="009F0FF2"/>
    <w:rsid w:val="009F1009"/>
    <w:rsid w:val="009F1108"/>
    <w:rsid w:val="009F11F0"/>
    <w:rsid w:val="009F1A37"/>
    <w:rsid w:val="009F1B7D"/>
    <w:rsid w:val="009F1E8D"/>
    <w:rsid w:val="009F1F4E"/>
    <w:rsid w:val="009F21D2"/>
    <w:rsid w:val="009F2209"/>
    <w:rsid w:val="009F2212"/>
    <w:rsid w:val="009F233E"/>
    <w:rsid w:val="009F2453"/>
    <w:rsid w:val="009F273D"/>
    <w:rsid w:val="009F2805"/>
    <w:rsid w:val="009F2814"/>
    <w:rsid w:val="009F288B"/>
    <w:rsid w:val="009F2AB3"/>
    <w:rsid w:val="009F2AF2"/>
    <w:rsid w:val="009F2D25"/>
    <w:rsid w:val="009F37E2"/>
    <w:rsid w:val="009F38A5"/>
    <w:rsid w:val="009F3BC4"/>
    <w:rsid w:val="009F3CF1"/>
    <w:rsid w:val="009F3CF3"/>
    <w:rsid w:val="009F40BF"/>
    <w:rsid w:val="009F42BF"/>
    <w:rsid w:val="009F436A"/>
    <w:rsid w:val="009F4463"/>
    <w:rsid w:val="009F45A6"/>
    <w:rsid w:val="009F49C2"/>
    <w:rsid w:val="009F4A21"/>
    <w:rsid w:val="009F4C7F"/>
    <w:rsid w:val="009F52DA"/>
    <w:rsid w:val="009F5BA0"/>
    <w:rsid w:val="009F5D1A"/>
    <w:rsid w:val="009F5E11"/>
    <w:rsid w:val="009F600D"/>
    <w:rsid w:val="009F6011"/>
    <w:rsid w:val="009F60D4"/>
    <w:rsid w:val="009F6187"/>
    <w:rsid w:val="009F61C9"/>
    <w:rsid w:val="009F6422"/>
    <w:rsid w:val="009F666D"/>
    <w:rsid w:val="009F6776"/>
    <w:rsid w:val="009F687C"/>
    <w:rsid w:val="009F69E0"/>
    <w:rsid w:val="009F6B4F"/>
    <w:rsid w:val="009F6B50"/>
    <w:rsid w:val="009F6C75"/>
    <w:rsid w:val="009F6F7C"/>
    <w:rsid w:val="009F7088"/>
    <w:rsid w:val="009F73F0"/>
    <w:rsid w:val="009F7422"/>
    <w:rsid w:val="009F77FE"/>
    <w:rsid w:val="009F7A10"/>
    <w:rsid w:val="009F7AE6"/>
    <w:rsid w:val="009F7B88"/>
    <w:rsid w:val="009F7F1B"/>
    <w:rsid w:val="009F7F4F"/>
    <w:rsid w:val="00A000CF"/>
    <w:rsid w:val="00A001DA"/>
    <w:rsid w:val="00A00277"/>
    <w:rsid w:val="00A00627"/>
    <w:rsid w:val="00A006F5"/>
    <w:rsid w:val="00A007B9"/>
    <w:rsid w:val="00A00D75"/>
    <w:rsid w:val="00A00EAB"/>
    <w:rsid w:val="00A00F31"/>
    <w:rsid w:val="00A00FEF"/>
    <w:rsid w:val="00A012C9"/>
    <w:rsid w:val="00A01342"/>
    <w:rsid w:val="00A014CB"/>
    <w:rsid w:val="00A0168B"/>
    <w:rsid w:val="00A01C04"/>
    <w:rsid w:val="00A01F8A"/>
    <w:rsid w:val="00A0219C"/>
    <w:rsid w:val="00A022BF"/>
    <w:rsid w:val="00A0240B"/>
    <w:rsid w:val="00A024CB"/>
    <w:rsid w:val="00A026C8"/>
    <w:rsid w:val="00A026FB"/>
    <w:rsid w:val="00A02846"/>
    <w:rsid w:val="00A02ACF"/>
    <w:rsid w:val="00A02CC8"/>
    <w:rsid w:val="00A02DDD"/>
    <w:rsid w:val="00A03140"/>
    <w:rsid w:val="00A03209"/>
    <w:rsid w:val="00A035F4"/>
    <w:rsid w:val="00A037FF"/>
    <w:rsid w:val="00A0388F"/>
    <w:rsid w:val="00A03AD6"/>
    <w:rsid w:val="00A03BEC"/>
    <w:rsid w:val="00A03DDB"/>
    <w:rsid w:val="00A03F05"/>
    <w:rsid w:val="00A040B8"/>
    <w:rsid w:val="00A040D9"/>
    <w:rsid w:val="00A04130"/>
    <w:rsid w:val="00A0416A"/>
    <w:rsid w:val="00A04669"/>
    <w:rsid w:val="00A046B1"/>
    <w:rsid w:val="00A047AE"/>
    <w:rsid w:val="00A047BD"/>
    <w:rsid w:val="00A047DE"/>
    <w:rsid w:val="00A048EA"/>
    <w:rsid w:val="00A04985"/>
    <w:rsid w:val="00A04ABD"/>
    <w:rsid w:val="00A04DA8"/>
    <w:rsid w:val="00A04EF3"/>
    <w:rsid w:val="00A04F7C"/>
    <w:rsid w:val="00A05007"/>
    <w:rsid w:val="00A054E9"/>
    <w:rsid w:val="00A05766"/>
    <w:rsid w:val="00A057F6"/>
    <w:rsid w:val="00A05EAA"/>
    <w:rsid w:val="00A05FED"/>
    <w:rsid w:val="00A060F6"/>
    <w:rsid w:val="00A0630E"/>
    <w:rsid w:val="00A06494"/>
    <w:rsid w:val="00A066E4"/>
    <w:rsid w:val="00A06925"/>
    <w:rsid w:val="00A06A72"/>
    <w:rsid w:val="00A06C0C"/>
    <w:rsid w:val="00A06F57"/>
    <w:rsid w:val="00A07022"/>
    <w:rsid w:val="00A070BD"/>
    <w:rsid w:val="00A07491"/>
    <w:rsid w:val="00A07690"/>
    <w:rsid w:val="00A07A07"/>
    <w:rsid w:val="00A07DCD"/>
    <w:rsid w:val="00A07F24"/>
    <w:rsid w:val="00A1018C"/>
    <w:rsid w:val="00A101DF"/>
    <w:rsid w:val="00A1030D"/>
    <w:rsid w:val="00A10900"/>
    <w:rsid w:val="00A10B83"/>
    <w:rsid w:val="00A10BEF"/>
    <w:rsid w:val="00A10C23"/>
    <w:rsid w:val="00A10DD1"/>
    <w:rsid w:val="00A11069"/>
    <w:rsid w:val="00A111EC"/>
    <w:rsid w:val="00A113AD"/>
    <w:rsid w:val="00A1167C"/>
    <w:rsid w:val="00A11786"/>
    <w:rsid w:val="00A117F4"/>
    <w:rsid w:val="00A1188A"/>
    <w:rsid w:val="00A11B69"/>
    <w:rsid w:val="00A11B6F"/>
    <w:rsid w:val="00A11E9D"/>
    <w:rsid w:val="00A11ECC"/>
    <w:rsid w:val="00A1218C"/>
    <w:rsid w:val="00A121D8"/>
    <w:rsid w:val="00A121ED"/>
    <w:rsid w:val="00A1230C"/>
    <w:rsid w:val="00A125DC"/>
    <w:rsid w:val="00A127F6"/>
    <w:rsid w:val="00A128E5"/>
    <w:rsid w:val="00A12BC2"/>
    <w:rsid w:val="00A12CAE"/>
    <w:rsid w:val="00A131B3"/>
    <w:rsid w:val="00A132E6"/>
    <w:rsid w:val="00A13CD4"/>
    <w:rsid w:val="00A13CF6"/>
    <w:rsid w:val="00A13DC2"/>
    <w:rsid w:val="00A13FEF"/>
    <w:rsid w:val="00A140E2"/>
    <w:rsid w:val="00A141E6"/>
    <w:rsid w:val="00A1426E"/>
    <w:rsid w:val="00A142ED"/>
    <w:rsid w:val="00A1453D"/>
    <w:rsid w:val="00A149EE"/>
    <w:rsid w:val="00A14D7F"/>
    <w:rsid w:val="00A14E72"/>
    <w:rsid w:val="00A1518B"/>
    <w:rsid w:val="00A15222"/>
    <w:rsid w:val="00A154EC"/>
    <w:rsid w:val="00A155DA"/>
    <w:rsid w:val="00A15842"/>
    <w:rsid w:val="00A158AF"/>
    <w:rsid w:val="00A15907"/>
    <w:rsid w:val="00A15ABC"/>
    <w:rsid w:val="00A15D23"/>
    <w:rsid w:val="00A15D41"/>
    <w:rsid w:val="00A15DCD"/>
    <w:rsid w:val="00A1605B"/>
    <w:rsid w:val="00A160F2"/>
    <w:rsid w:val="00A162A3"/>
    <w:rsid w:val="00A162B6"/>
    <w:rsid w:val="00A163CD"/>
    <w:rsid w:val="00A16928"/>
    <w:rsid w:val="00A16B10"/>
    <w:rsid w:val="00A16F6C"/>
    <w:rsid w:val="00A172A6"/>
    <w:rsid w:val="00A173CE"/>
    <w:rsid w:val="00A1753B"/>
    <w:rsid w:val="00A17899"/>
    <w:rsid w:val="00A17C74"/>
    <w:rsid w:val="00A17D34"/>
    <w:rsid w:val="00A17FCF"/>
    <w:rsid w:val="00A201EF"/>
    <w:rsid w:val="00A2026A"/>
    <w:rsid w:val="00A2037D"/>
    <w:rsid w:val="00A20418"/>
    <w:rsid w:val="00A20608"/>
    <w:rsid w:val="00A206DF"/>
    <w:rsid w:val="00A20824"/>
    <w:rsid w:val="00A20945"/>
    <w:rsid w:val="00A20C3D"/>
    <w:rsid w:val="00A20CA2"/>
    <w:rsid w:val="00A21007"/>
    <w:rsid w:val="00A21222"/>
    <w:rsid w:val="00A2131A"/>
    <w:rsid w:val="00A213CE"/>
    <w:rsid w:val="00A213E2"/>
    <w:rsid w:val="00A2145E"/>
    <w:rsid w:val="00A218E0"/>
    <w:rsid w:val="00A21A10"/>
    <w:rsid w:val="00A221F1"/>
    <w:rsid w:val="00A222C2"/>
    <w:rsid w:val="00A22389"/>
    <w:rsid w:val="00A22739"/>
    <w:rsid w:val="00A22AB3"/>
    <w:rsid w:val="00A22FFA"/>
    <w:rsid w:val="00A2348F"/>
    <w:rsid w:val="00A235E0"/>
    <w:rsid w:val="00A23618"/>
    <w:rsid w:val="00A237AD"/>
    <w:rsid w:val="00A23840"/>
    <w:rsid w:val="00A2389C"/>
    <w:rsid w:val="00A23AC8"/>
    <w:rsid w:val="00A23B06"/>
    <w:rsid w:val="00A23B5A"/>
    <w:rsid w:val="00A24322"/>
    <w:rsid w:val="00A247F9"/>
    <w:rsid w:val="00A24BA4"/>
    <w:rsid w:val="00A24D20"/>
    <w:rsid w:val="00A24FD1"/>
    <w:rsid w:val="00A2528A"/>
    <w:rsid w:val="00A252E4"/>
    <w:rsid w:val="00A25510"/>
    <w:rsid w:val="00A256BE"/>
    <w:rsid w:val="00A256EC"/>
    <w:rsid w:val="00A25B60"/>
    <w:rsid w:val="00A25C3F"/>
    <w:rsid w:val="00A25CE6"/>
    <w:rsid w:val="00A25E19"/>
    <w:rsid w:val="00A25E3B"/>
    <w:rsid w:val="00A25FA2"/>
    <w:rsid w:val="00A2607E"/>
    <w:rsid w:val="00A26089"/>
    <w:rsid w:val="00A26AA9"/>
    <w:rsid w:val="00A26AEC"/>
    <w:rsid w:val="00A26C24"/>
    <w:rsid w:val="00A26CD7"/>
    <w:rsid w:val="00A26EB4"/>
    <w:rsid w:val="00A26F93"/>
    <w:rsid w:val="00A27254"/>
    <w:rsid w:val="00A27508"/>
    <w:rsid w:val="00A27894"/>
    <w:rsid w:val="00A27DB2"/>
    <w:rsid w:val="00A27E17"/>
    <w:rsid w:val="00A27F21"/>
    <w:rsid w:val="00A27F7C"/>
    <w:rsid w:val="00A309E3"/>
    <w:rsid w:val="00A30D00"/>
    <w:rsid w:val="00A30D30"/>
    <w:rsid w:val="00A30DB8"/>
    <w:rsid w:val="00A3138A"/>
    <w:rsid w:val="00A3147F"/>
    <w:rsid w:val="00A314C2"/>
    <w:rsid w:val="00A3176F"/>
    <w:rsid w:val="00A31DFA"/>
    <w:rsid w:val="00A320D0"/>
    <w:rsid w:val="00A320EA"/>
    <w:rsid w:val="00A32110"/>
    <w:rsid w:val="00A32315"/>
    <w:rsid w:val="00A3237B"/>
    <w:rsid w:val="00A325DB"/>
    <w:rsid w:val="00A32626"/>
    <w:rsid w:val="00A32676"/>
    <w:rsid w:val="00A3288D"/>
    <w:rsid w:val="00A3295D"/>
    <w:rsid w:val="00A32AF7"/>
    <w:rsid w:val="00A32C36"/>
    <w:rsid w:val="00A32D11"/>
    <w:rsid w:val="00A32D2E"/>
    <w:rsid w:val="00A32F7D"/>
    <w:rsid w:val="00A32F98"/>
    <w:rsid w:val="00A330CE"/>
    <w:rsid w:val="00A333ED"/>
    <w:rsid w:val="00A33916"/>
    <w:rsid w:val="00A33B6B"/>
    <w:rsid w:val="00A33D14"/>
    <w:rsid w:val="00A33FFA"/>
    <w:rsid w:val="00A34164"/>
    <w:rsid w:val="00A34212"/>
    <w:rsid w:val="00A34298"/>
    <w:rsid w:val="00A34333"/>
    <w:rsid w:val="00A344F9"/>
    <w:rsid w:val="00A34503"/>
    <w:rsid w:val="00A345CB"/>
    <w:rsid w:val="00A3466D"/>
    <w:rsid w:val="00A34829"/>
    <w:rsid w:val="00A34830"/>
    <w:rsid w:val="00A348AB"/>
    <w:rsid w:val="00A34922"/>
    <w:rsid w:val="00A34AEB"/>
    <w:rsid w:val="00A34BAA"/>
    <w:rsid w:val="00A34D64"/>
    <w:rsid w:val="00A34F29"/>
    <w:rsid w:val="00A35472"/>
    <w:rsid w:val="00A354E2"/>
    <w:rsid w:val="00A35515"/>
    <w:rsid w:val="00A358B9"/>
    <w:rsid w:val="00A35962"/>
    <w:rsid w:val="00A35B26"/>
    <w:rsid w:val="00A35D0E"/>
    <w:rsid w:val="00A3604B"/>
    <w:rsid w:val="00A3612D"/>
    <w:rsid w:val="00A36345"/>
    <w:rsid w:val="00A365D4"/>
    <w:rsid w:val="00A3666A"/>
    <w:rsid w:val="00A366BD"/>
    <w:rsid w:val="00A3676B"/>
    <w:rsid w:val="00A367D2"/>
    <w:rsid w:val="00A3695E"/>
    <w:rsid w:val="00A36D6E"/>
    <w:rsid w:val="00A36FC5"/>
    <w:rsid w:val="00A37031"/>
    <w:rsid w:val="00A371BA"/>
    <w:rsid w:val="00A371BC"/>
    <w:rsid w:val="00A372FA"/>
    <w:rsid w:val="00A3756B"/>
    <w:rsid w:val="00A375D5"/>
    <w:rsid w:val="00A37781"/>
    <w:rsid w:val="00A377EF"/>
    <w:rsid w:val="00A37859"/>
    <w:rsid w:val="00A37C95"/>
    <w:rsid w:val="00A37CD2"/>
    <w:rsid w:val="00A37E4C"/>
    <w:rsid w:val="00A37EF4"/>
    <w:rsid w:val="00A40593"/>
    <w:rsid w:val="00A40606"/>
    <w:rsid w:val="00A40A56"/>
    <w:rsid w:val="00A40D19"/>
    <w:rsid w:val="00A40E05"/>
    <w:rsid w:val="00A40F39"/>
    <w:rsid w:val="00A40FBD"/>
    <w:rsid w:val="00A41088"/>
    <w:rsid w:val="00A410EF"/>
    <w:rsid w:val="00A4111F"/>
    <w:rsid w:val="00A41198"/>
    <w:rsid w:val="00A412A2"/>
    <w:rsid w:val="00A414BE"/>
    <w:rsid w:val="00A418E4"/>
    <w:rsid w:val="00A41B22"/>
    <w:rsid w:val="00A41C3F"/>
    <w:rsid w:val="00A41D96"/>
    <w:rsid w:val="00A4203E"/>
    <w:rsid w:val="00A42044"/>
    <w:rsid w:val="00A42160"/>
    <w:rsid w:val="00A4219E"/>
    <w:rsid w:val="00A42936"/>
    <w:rsid w:val="00A429EE"/>
    <w:rsid w:val="00A43289"/>
    <w:rsid w:val="00A433BC"/>
    <w:rsid w:val="00A434E9"/>
    <w:rsid w:val="00A43548"/>
    <w:rsid w:val="00A438BB"/>
    <w:rsid w:val="00A4394C"/>
    <w:rsid w:val="00A43963"/>
    <w:rsid w:val="00A43A5D"/>
    <w:rsid w:val="00A43A7C"/>
    <w:rsid w:val="00A43AD0"/>
    <w:rsid w:val="00A43AD2"/>
    <w:rsid w:val="00A43BA8"/>
    <w:rsid w:val="00A43C3C"/>
    <w:rsid w:val="00A43C48"/>
    <w:rsid w:val="00A43D6C"/>
    <w:rsid w:val="00A43E97"/>
    <w:rsid w:val="00A4401D"/>
    <w:rsid w:val="00A443AA"/>
    <w:rsid w:val="00A447F0"/>
    <w:rsid w:val="00A448DD"/>
    <w:rsid w:val="00A44A20"/>
    <w:rsid w:val="00A44CFC"/>
    <w:rsid w:val="00A44D80"/>
    <w:rsid w:val="00A44D8A"/>
    <w:rsid w:val="00A44F9A"/>
    <w:rsid w:val="00A45516"/>
    <w:rsid w:val="00A4551B"/>
    <w:rsid w:val="00A458AA"/>
    <w:rsid w:val="00A45B08"/>
    <w:rsid w:val="00A45B92"/>
    <w:rsid w:val="00A45ED9"/>
    <w:rsid w:val="00A45FC9"/>
    <w:rsid w:val="00A4607C"/>
    <w:rsid w:val="00A461DA"/>
    <w:rsid w:val="00A463EF"/>
    <w:rsid w:val="00A464D4"/>
    <w:rsid w:val="00A4657C"/>
    <w:rsid w:val="00A4666C"/>
    <w:rsid w:val="00A467E8"/>
    <w:rsid w:val="00A46B18"/>
    <w:rsid w:val="00A46BFA"/>
    <w:rsid w:val="00A46E6F"/>
    <w:rsid w:val="00A4712B"/>
    <w:rsid w:val="00A473A1"/>
    <w:rsid w:val="00A4779D"/>
    <w:rsid w:val="00A47807"/>
    <w:rsid w:val="00A47945"/>
    <w:rsid w:val="00A4799D"/>
    <w:rsid w:val="00A47BA7"/>
    <w:rsid w:val="00A47DB5"/>
    <w:rsid w:val="00A47E9B"/>
    <w:rsid w:val="00A47EC0"/>
    <w:rsid w:val="00A50096"/>
    <w:rsid w:val="00A50260"/>
    <w:rsid w:val="00A50282"/>
    <w:rsid w:val="00A503BD"/>
    <w:rsid w:val="00A505D1"/>
    <w:rsid w:val="00A50701"/>
    <w:rsid w:val="00A508E3"/>
    <w:rsid w:val="00A509E9"/>
    <w:rsid w:val="00A50E0D"/>
    <w:rsid w:val="00A50E47"/>
    <w:rsid w:val="00A50F82"/>
    <w:rsid w:val="00A51107"/>
    <w:rsid w:val="00A51451"/>
    <w:rsid w:val="00A51C7C"/>
    <w:rsid w:val="00A51CC5"/>
    <w:rsid w:val="00A51CD2"/>
    <w:rsid w:val="00A51DBE"/>
    <w:rsid w:val="00A51FC4"/>
    <w:rsid w:val="00A521E3"/>
    <w:rsid w:val="00A52340"/>
    <w:rsid w:val="00A52451"/>
    <w:rsid w:val="00A524E1"/>
    <w:rsid w:val="00A5265A"/>
    <w:rsid w:val="00A526D5"/>
    <w:rsid w:val="00A52777"/>
    <w:rsid w:val="00A52959"/>
    <w:rsid w:val="00A52B4E"/>
    <w:rsid w:val="00A53295"/>
    <w:rsid w:val="00A53385"/>
    <w:rsid w:val="00A534FC"/>
    <w:rsid w:val="00A53768"/>
    <w:rsid w:val="00A537EF"/>
    <w:rsid w:val="00A53A35"/>
    <w:rsid w:val="00A53CA8"/>
    <w:rsid w:val="00A53F02"/>
    <w:rsid w:val="00A53F93"/>
    <w:rsid w:val="00A54162"/>
    <w:rsid w:val="00A54429"/>
    <w:rsid w:val="00A547FC"/>
    <w:rsid w:val="00A54A08"/>
    <w:rsid w:val="00A54BFA"/>
    <w:rsid w:val="00A54C05"/>
    <w:rsid w:val="00A55192"/>
    <w:rsid w:val="00A55441"/>
    <w:rsid w:val="00A55684"/>
    <w:rsid w:val="00A5573A"/>
    <w:rsid w:val="00A55ED0"/>
    <w:rsid w:val="00A55F52"/>
    <w:rsid w:val="00A55F81"/>
    <w:rsid w:val="00A560C1"/>
    <w:rsid w:val="00A56222"/>
    <w:rsid w:val="00A56444"/>
    <w:rsid w:val="00A567B2"/>
    <w:rsid w:val="00A568BA"/>
    <w:rsid w:val="00A56D34"/>
    <w:rsid w:val="00A5733D"/>
    <w:rsid w:val="00A575AF"/>
    <w:rsid w:val="00A57734"/>
    <w:rsid w:val="00A57AD2"/>
    <w:rsid w:val="00A6028A"/>
    <w:rsid w:val="00A60304"/>
    <w:rsid w:val="00A603D7"/>
    <w:rsid w:val="00A6052E"/>
    <w:rsid w:val="00A607AC"/>
    <w:rsid w:val="00A60C82"/>
    <w:rsid w:val="00A60DD7"/>
    <w:rsid w:val="00A616E8"/>
    <w:rsid w:val="00A6171F"/>
    <w:rsid w:val="00A61788"/>
    <w:rsid w:val="00A61DC1"/>
    <w:rsid w:val="00A61E41"/>
    <w:rsid w:val="00A61F91"/>
    <w:rsid w:val="00A6237C"/>
    <w:rsid w:val="00A623A8"/>
    <w:rsid w:val="00A6259B"/>
    <w:rsid w:val="00A62835"/>
    <w:rsid w:val="00A62894"/>
    <w:rsid w:val="00A62899"/>
    <w:rsid w:val="00A628C8"/>
    <w:rsid w:val="00A62AC9"/>
    <w:rsid w:val="00A62C27"/>
    <w:rsid w:val="00A62E29"/>
    <w:rsid w:val="00A62F61"/>
    <w:rsid w:val="00A63228"/>
    <w:rsid w:val="00A63322"/>
    <w:rsid w:val="00A63393"/>
    <w:rsid w:val="00A633E9"/>
    <w:rsid w:val="00A63882"/>
    <w:rsid w:val="00A63B1D"/>
    <w:rsid w:val="00A63E7F"/>
    <w:rsid w:val="00A63FDD"/>
    <w:rsid w:val="00A64060"/>
    <w:rsid w:val="00A64148"/>
    <w:rsid w:val="00A64252"/>
    <w:rsid w:val="00A643EA"/>
    <w:rsid w:val="00A643F9"/>
    <w:rsid w:val="00A645C5"/>
    <w:rsid w:val="00A647A0"/>
    <w:rsid w:val="00A64AA6"/>
    <w:rsid w:val="00A64D8F"/>
    <w:rsid w:val="00A6519B"/>
    <w:rsid w:val="00A653AA"/>
    <w:rsid w:val="00A65547"/>
    <w:rsid w:val="00A65971"/>
    <w:rsid w:val="00A65AF9"/>
    <w:rsid w:val="00A65B81"/>
    <w:rsid w:val="00A65BE4"/>
    <w:rsid w:val="00A65DDE"/>
    <w:rsid w:val="00A65EAF"/>
    <w:rsid w:val="00A666CE"/>
    <w:rsid w:val="00A666CF"/>
    <w:rsid w:val="00A66B10"/>
    <w:rsid w:val="00A66B7E"/>
    <w:rsid w:val="00A66B8E"/>
    <w:rsid w:val="00A66C53"/>
    <w:rsid w:val="00A66F87"/>
    <w:rsid w:val="00A6741F"/>
    <w:rsid w:val="00A67460"/>
    <w:rsid w:val="00A67991"/>
    <w:rsid w:val="00A67A4F"/>
    <w:rsid w:val="00A67CCD"/>
    <w:rsid w:val="00A67DB3"/>
    <w:rsid w:val="00A67DB8"/>
    <w:rsid w:val="00A7006C"/>
    <w:rsid w:val="00A702E5"/>
    <w:rsid w:val="00A70448"/>
    <w:rsid w:val="00A7073A"/>
    <w:rsid w:val="00A70902"/>
    <w:rsid w:val="00A70A1E"/>
    <w:rsid w:val="00A7106C"/>
    <w:rsid w:val="00A71123"/>
    <w:rsid w:val="00A7125D"/>
    <w:rsid w:val="00A71350"/>
    <w:rsid w:val="00A715EE"/>
    <w:rsid w:val="00A716E4"/>
    <w:rsid w:val="00A7171F"/>
    <w:rsid w:val="00A71933"/>
    <w:rsid w:val="00A7197A"/>
    <w:rsid w:val="00A71B3F"/>
    <w:rsid w:val="00A71C1C"/>
    <w:rsid w:val="00A71CB5"/>
    <w:rsid w:val="00A71DF6"/>
    <w:rsid w:val="00A71F46"/>
    <w:rsid w:val="00A72076"/>
    <w:rsid w:val="00A72172"/>
    <w:rsid w:val="00A721D7"/>
    <w:rsid w:val="00A722A4"/>
    <w:rsid w:val="00A722DB"/>
    <w:rsid w:val="00A723CB"/>
    <w:rsid w:val="00A72481"/>
    <w:rsid w:val="00A72693"/>
    <w:rsid w:val="00A72A22"/>
    <w:rsid w:val="00A72B78"/>
    <w:rsid w:val="00A72C9C"/>
    <w:rsid w:val="00A72CEB"/>
    <w:rsid w:val="00A72E8E"/>
    <w:rsid w:val="00A72F08"/>
    <w:rsid w:val="00A73053"/>
    <w:rsid w:val="00A731AA"/>
    <w:rsid w:val="00A732AC"/>
    <w:rsid w:val="00A732D0"/>
    <w:rsid w:val="00A733C8"/>
    <w:rsid w:val="00A734C0"/>
    <w:rsid w:val="00A734CD"/>
    <w:rsid w:val="00A73AA3"/>
    <w:rsid w:val="00A73B83"/>
    <w:rsid w:val="00A73CCB"/>
    <w:rsid w:val="00A73EC4"/>
    <w:rsid w:val="00A74010"/>
    <w:rsid w:val="00A740F7"/>
    <w:rsid w:val="00A7428D"/>
    <w:rsid w:val="00A742BC"/>
    <w:rsid w:val="00A74300"/>
    <w:rsid w:val="00A74349"/>
    <w:rsid w:val="00A743A8"/>
    <w:rsid w:val="00A7463A"/>
    <w:rsid w:val="00A74937"/>
    <w:rsid w:val="00A749CF"/>
    <w:rsid w:val="00A74A1D"/>
    <w:rsid w:val="00A74ABB"/>
    <w:rsid w:val="00A74DBE"/>
    <w:rsid w:val="00A74ECC"/>
    <w:rsid w:val="00A7502B"/>
    <w:rsid w:val="00A750EF"/>
    <w:rsid w:val="00A752AC"/>
    <w:rsid w:val="00A752BE"/>
    <w:rsid w:val="00A754E1"/>
    <w:rsid w:val="00A756C2"/>
    <w:rsid w:val="00A7598B"/>
    <w:rsid w:val="00A75A30"/>
    <w:rsid w:val="00A75B69"/>
    <w:rsid w:val="00A7610E"/>
    <w:rsid w:val="00A7613C"/>
    <w:rsid w:val="00A762BC"/>
    <w:rsid w:val="00A76350"/>
    <w:rsid w:val="00A764C1"/>
    <w:rsid w:val="00A76853"/>
    <w:rsid w:val="00A768AA"/>
    <w:rsid w:val="00A76988"/>
    <w:rsid w:val="00A76D68"/>
    <w:rsid w:val="00A76D93"/>
    <w:rsid w:val="00A76E6C"/>
    <w:rsid w:val="00A76F41"/>
    <w:rsid w:val="00A76F97"/>
    <w:rsid w:val="00A76FE3"/>
    <w:rsid w:val="00A7719A"/>
    <w:rsid w:val="00A772CA"/>
    <w:rsid w:val="00A77310"/>
    <w:rsid w:val="00A7733D"/>
    <w:rsid w:val="00A77C28"/>
    <w:rsid w:val="00A77F5C"/>
    <w:rsid w:val="00A8008B"/>
    <w:rsid w:val="00A800F5"/>
    <w:rsid w:val="00A8026E"/>
    <w:rsid w:val="00A80500"/>
    <w:rsid w:val="00A80706"/>
    <w:rsid w:val="00A807B9"/>
    <w:rsid w:val="00A809F5"/>
    <w:rsid w:val="00A80B8E"/>
    <w:rsid w:val="00A80D95"/>
    <w:rsid w:val="00A81007"/>
    <w:rsid w:val="00A810AE"/>
    <w:rsid w:val="00A819AB"/>
    <w:rsid w:val="00A81C6C"/>
    <w:rsid w:val="00A81F15"/>
    <w:rsid w:val="00A8200A"/>
    <w:rsid w:val="00A8212D"/>
    <w:rsid w:val="00A82546"/>
    <w:rsid w:val="00A82618"/>
    <w:rsid w:val="00A8265E"/>
    <w:rsid w:val="00A826CC"/>
    <w:rsid w:val="00A829CE"/>
    <w:rsid w:val="00A82AB6"/>
    <w:rsid w:val="00A82ADA"/>
    <w:rsid w:val="00A82BD9"/>
    <w:rsid w:val="00A82BE1"/>
    <w:rsid w:val="00A82C4E"/>
    <w:rsid w:val="00A82C5B"/>
    <w:rsid w:val="00A82CD6"/>
    <w:rsid w:val="00A82DED"/>
    <w:rsid w:val="00A82F52"/>
    <w:rsid w:val="00A83398"/>
    <w:rsid w:val="00A8351E"/>
    <w:rsid w:val="00A836CA"/>
    <w:rsid w:val="00A83836"/>
    <w:rsid w:val="00A83AAE"/>
    <w:rsid w:val="00A8425C"/>
    <w:rsid w:val="00A84501"/>
    <w:rsid w:val="00A8473E"/>
    <w:rsid w:val="00A8476A"/>
    <w:rsid w:val="00A847C2"/>
    <w:rsid w:val="00A84F1F"/>
    <w:rsid w:val="00A850CD"/>
    <w:rsid w:val="00A8516B"/>
    <w:rsid w:val="00A85355"/>
    <w:rsid w:val="00A8573F"/>
    <w:rsid w:val="00A85953"/>
    <w:rsid w:val="00A85BC6"/>
    <w:rsid w:val="00A85FEB"/>
    <w:rsid w:val="00A860D3"/>
    <w:rsid w:val="00A863CE"/>
    <w:rsid w:val="00A865E3"/>
    <w:rsid w:val="00A86885"/>
    <w:rsid w:val="00A86A19"/>
    <w:rsid w:val="00A86A2B"/>
    <w:rsid w:val="00A86BE0"/>
    <w:rsid w:val="00A86CFF"/>
    <w:rsid w:val="00A86EE8"/>
    <w:rsid w:val="00A86F8A"/>
    <w:rsid w:val="00A87279"/>
    <w:rsid w:val="00A8739E"/>
    <w:rsid w:val="00A87451"/>
    <w:rsid w:val="00A874E9"/>
    <w:rsid w:val="00A8762A"/>
    <w:rsid w:val="00A8767F"/>
    <w:rsid w:val="00A87E5A"/>
    <w:rsid w:val="00A87F08"/>
    <w:rsid w:val="00A87F9C"/>
    <w:rsid w:val="00A901E4"/>
    <w:rsid w:val="00A903D1"/>
    <w:rsid w:val="00A90453"/>
    <w:rsid w:val="00A904A8"/>
    <w:rsid w:val="00A9054B"/>
    <w:rsid w:val="00A90579"/>
    <w:rsid w:val="00A90668"/>
    <w:rsid w:val="00A906EA"/>
    <w:rsid w:val="00A9075C"/>
    <w:rsid w:val="00A9084E"/>
    <w:rsid w:val="00A909FF"/>
    <w:rsid w:val="00A90A44"/>
    <w:rsid w:val="00A90D0B"/>
    <w:rsid w:val="00A90D23"/>
    <w:rsid w:val="00A90F29"/>
    <w:rsid w:val="00A910E1"/>
    <w:rsid w:val="00A911B0"/>
    <w:rsid w:val="00A912AB"/>
    <w:rsid w:val="00A913B1"/>
    <w:rsid w:val="00A914BC"/>
    <w:rsid w:val="00A91562"/>
    <w:rsid w:val="00A91563"/>
    <w:rsid w:val="00A91852"/>
    <w:rsid w:val="00A91CA7"/>
    <w:rsid w:val="00A91E29"/>
    <w:rsid w:val="00A922CF"/>
    <w:rsid w:val="00A922D0"/>
    <w:rsid w:val="00A9232C"/>
    <w:rsid w:val="00A92615"/>
    <w:rsid w:val="00A926CC"/>
    <w:rsid w:val="00A926DD"/>
    <w:rsid w:val="00A92821"/>
    <w:rsid w:val="00A928E8"/>
    <w:rsid w:val="00A92942"/>
    <w:rsid w:val="00A929FF"/>
    <w:rsid w:val="00A92A32"/>
    <w:rsid w:val="00A92A88"/>
    <w:rsid w:val="00A92A95"/>
    <w:rsid w:val="00A92BF3"/>
    <w:rsid w:val="00A93093"/>
    <w:rsid w:val="00A9318B"/>
    <w:rsid w:val="00A93311"/>
    <w:rsid w:val="00A934AA"/>
    <w:rsid w:val="00A93533"/>
    <w:rsid w:val="00A93690"/>
    <w:rsid w:val="00A936E9"/>
    <w:rsid w:val="00A93837"/>
    <w:rsid w:val="00A938C0"/>
    <w:rsid w:val="00A93C74"/>
    <w:rsid w:val="00A93F7D"/>
    <w:rsid w:val="00A940C6"/>
    <w:rsid w:val="00A941AF"/>
    <w:rsid w:val="00A9443E"/>
    <w:rsid w:val="00A94506"/>
    <w:rsid w:val="00A9465C"/>
    <w:rsid w:val="00A94753"/>
    <w:rsid w:val="00A94A42"/>
    <w:rsid w:val="00A94BB3"/>
    <w:rsid w:val="00A94C16"/>
    <w:rsid w:val="00A94C53"/>
    <w:rsid w:val="00A94E26"/>
    <w:rsid w:val="00A94F06"/>
    <w:rsid w:val="00A94FC5"/>
    <w:rsid w:val="00A95007"/>
    <w:rsid w:val="00A9531D"/>
    <w:rsid w:val="00A953EB"/>
    <w:rsid w:val="00A9546D"/>
    <w:rsid w:val="00A954FF"/>
    <w:rsid w:val="00A95753"/>
    <w:rsid w:val="00A957FB"/>
    <w:rsid w:val="00A958CE"/>
    <w:rsid w:val="00A95A18"/>
    <w:rsid w:val="00A95A80"/>
    <w:rsid w:val="00A95A95"/>
    <w:rsid w:val="00A95C74"/>
    <w:rsid w:val="00A95C93"/>
    <w:rsid w:val="00A96354"/>
    <w:rsid w:val="00A96371"/>
    <w:rsid w:val="00A966E3"/>
    <w:rsid w:val="00A967C7"/>
    <w:rsid w:val="00A96A2F"/>
    <w:rsid w:val="00A96C6A"/>
    <w:rsid w:val="00A96CB5"/>
    <w:rsid w:val="00A973C5"/>
    <w:rsid w:val="00A9750E"/>
    <w:rsid w:val="00A97749"/>
    <w:rsid w:val="00A977C1"/>
    <w:rsid w:val="00A978E8"/>
    <w:rsid w:val="00A9791C"/>
    <w:rsid w:val="00A97980"/>
    <w:rsid w:val="00A979D6"/>
    <w:rsid w:val="00A97A72"/>
    <w:rsid w:val="00A97B00"/>
    <w:rsid w:val="00A97B6E"/>
    <w:rsid w:val="00A97BB2"/>
    <w:rsid w:val="00A97BC0"/>
    <w:rsid w:val="00A97D50"/>
    <w:rsid w:val="00A97DCB"/>
    <w:rsid w:val="00A97DEF"/>
    <w:rsid w:val="00A97DFF"/>
    <w:rsid w:val="00A97F6A"/>
    <w:rsid w:val="00AA008D"/>
    <w:rsid w:val="00AA01DF"/>
    <w:rsid w:val="00AA0499"/>
    <w:rsid w:val="00AA09D7"/>
    <w:rsid w:val="00AA0ABA"/>
    <w:rsid w:val="00AA0C50"/>
    <w:rsid w:val="00AA0D49"/>
    <w:rsid w:val="00AA0D9D"/>
    <w:rsid w:val="00AA0FEF"/>
    <w:rsid w:val="00AA11F5"/>
    <w:rsid w:val="00AA1737"/>
    <w:rsid w:val="00AA188E"/>
    <w:rsid w:val="00AA1A87"/>
    <w:rsid w:val="00AA256C"/>
    <w:rsid w:val="00AA260C"/>
    <w:rsid w:val="00AA27A7"/>
    <w:rsid w:val="00AA2CE5"/>
    <w:rsid w:val="00AA3421"/>
    <w:rsid w:val="00AA366C"/>
    <w:rsid w:val="00AA3918"/>
    <w:rsid w:val="00AA3A39"/>
    <w:rsid w:val="00AA3ABE"/>
    <w:rsid w:val="00AA3E59"/>
    <w:rsid w:val="00AA425D"/>
    <w:rsid w:val="00AA4441"/>
    <w:rsid w:val="00AA44C5"/>
    <w:rsid w:val="00AA4620"/>
    <w:rsid w:val="00AA478B"/>
    <w:rsid w:val="00AA490F"/>
    <w:rsid w:val="00AA4996"/>
    <w:rsid w:val="00AA5065"/>
    <w:rsid w:val="00AA51BA"/>
    <w:rsid w:val="00AA51D8"/>
    <w:rsid w:val="00AA52E6"/>
    <w:rsid w:val="00AA554F"/>
    <w:rsid w:val="00AA5A3C"/>
    <w:rsid w:val="00AA5C65"/>
    <w:rsid w:val="00AA6095"/>
    <w:rsid w:val="00AA6141"/>
    <w:rsid w:val="00AA616B"/>
    <w:rsid w:val="00AA62F7"/>
    <w:rsid w:val="00AA641F"/>
    <w:rsid w:val="00AA6541"/>
    <w:rsid w:val="00AA6542"/>
    <w:rsid w:val="00AA6644"/>
    <w:rsid w:val="00AA6938"/>
    <w:rsid w:val="00AA6CA3"/>
    <w:rsid w:val="00AA6EF3"/>
    <w:rsid w:val="00AA72A7"/>
    <w:rsid w:val="00AA73EC"/>
    <w:rsid w:val="00AA7464"/>
    <w:rsid w:val="00AA74F4"/>
    <w:rsid w:val="00AA77A2"/>
    <w:rsid w:val="00AA7941"/>
    <w:rsid w:val="00AA7975"/>
    <w:rsid w:val="00AA797F"/>
    <w:rsid w:val="00AA7BB3"/>
    <w:rsid w:val="00AA7D4E"/>
    <w:rsid w:val="00AA7F52"/>
    <w:rsid w:val="00AB000C"/>
    <w:rsid w:val="00AB0144"/>
    <w:rsid w:val="00AB043B"/>
    <w:rsid w:val="00AB090C"/>
    <w:rsid w:val="00AB0B31"/>
    <w:rsid w:val="00AB0B51"/>
    <w:rsid w:val="00AB0D02"/>
    <w:rsid w:val="00AB0EBC"/>
    <w:rsid w:val="00AB10CE"/>
    <w:rsid w:val="00AB11E0"/>
    <w:rsid w:val="00AB12A5"/>
    <w:rsid w:val="00AB147D"/>
    <w:rsid w:val="00AB1601"/>
    <w:rsid w:val="00AB1609"/>
    <w:rsid w:val="00AB19B6"/>
    <w:rsid w:val="00AB1A69"/>
    <w:rsid w:val="00AB1B74"/>
    <w:rsid w:val="00AB1C9F"/>
    <w:rsid w:val="00AB1CDA"/>
    <w:rsid w:val="00AB1DFD"/>
    <w:rsid w:val="00AB2187"/>
    <w:rsid w:val="00AB21CD"/>
    <w:rsid w:val="00AB2229"/>
    <w:rsid w:val="00AB254A"/>
    <w:rsid w:val="00AB259F"/>
    <w:rsid w:val="00AB2AB7"/>
    <w:rsid w:val="00AB2C44"/>
    <w:rsid w:val="00AB2CA6"/>
    <w:rsid w:val="00AB2D96"/>
    <w:rsid w:val="00AB2DF6"/>
    <w:rsid w:val="00AB3104"/>
    <w:rsid w:val="00AB313D"/>
    <w:rsid w:val="00AB327C"/>
    <w:rsid w:val="00AB32F5"/>
    <w:rsid w:val="00AB3AE2"/>
    <w:rsid w:val="00AB48C5"/>
    <w:rsid w:val="00AB48D9"/>
    <w:rsid w:val="00AB4CE1"/>
    <w:rsid w:val="00AB4D00"/>
    <w:rsid w:val="00AB4F14"/>
    <w:rsid w:val="00AB50F1"/>
    <w:rsid w:val="00AB526F"/>
    <w:rsid w:val="00AB5356"/>
    <w:rsid w:val="00AB6050"/>
    <w:rsid w:val="00AB6105"/>
    <w:rsid w:val="00AB6C6F"/>
    <w:rsid w:val="00AB6F25"/>
    <w:rsid w:val="00AB6F91"/>
    <w:rsid w:val="00AB723E"/>
    <w:rsid w:val="00AB7510"/>
    <w:rsid w:val="00AB77EB"/>
    <w:rsid w:val="00AB79A1"/>
    <w:rsid w:val="00AB7CE2"/>
    <w:rsid w:val="00AC0081"/>
    <w:rsid w:val="00AC0126"/>
    <w:rsid w:val="00AC0218"/>
    <w:rsid w:val="00AC0580"/>
    <w:rsid w:val="00AC062A"/>
    <w:rsid w:val="00AC0766"/>
    <w:rsid w:val="00AC0858"/>
    <w:rsid w:val="00AC0B8D"/>
    <w:rsid w:val="00AC0DC9"/>
    <w:rsid w:val="00AC13A5"/>
    <w:rsid w:val="00AC13F5"/>
    <w:rsid w:val="00AC14A0"/>
    <w:rsid w:val="00AC14A7"/>
    <w:rsid w:val="00AC16DE"/>
    <w:rsid w:val="00AC17C2"/>
    <w:rsid w:val="00AC185A"/>
    <w:rsid w:val="00AC1955"/>
    <w:rsid w:val="00AC1B6B"/>
    <w:rsid w:val="00AC1BC6"/>
    <w:rsid w:val="00AC1C14"/>
    <w:rsid w:val="00AC1EC9"/>
    <w:rsid w:val="00AC1EDC"/>
    <w:rsid w:val="00AC1F61"/>
    <w:rsid w:val="00AC20D5"/>
    <w:rsid w:val="00AC215B"/>
    <w:rsid w:val="00AC23D5"/>
    <w:rsid w:val="00AC24BD"/>
    <w:rsid w:val="00AC2520"/>
    <w:rsid w:val="00AC27FC"/>
    <w:rsid w:val="00AC28FD"/>
    <w:rsid w:val="00AC2A77"/>
    <w:rsid w:val="00AC2C2B"/>
    <w:rsid w:val="00AC3079"/>
    <w:rsid w:val="00AC31CB"/>
    <w:rsid w:val="00AC33A7"/>
    <w:rsid w:val="00AC36FB"/>
    <w:rsid w:val="00AC378A"/>
    <w:rsid w:val="00AC3A55"/>
    <w:rsid w:val="00AC3D2F"/>
    <w:rsid w:val="00AC3D5C"/>
    <w:rsid w:val="00AC3DFB"/>
    <w:rsid w:val="00AC40E0"/>
    <w:rsid w:val="00AC4574"/>
    <w:rsid w:val="00AC49E1"/>
    <w:rsid w:val="00AC4B7F"/>
    <w:rsid w:val="00AC4DD0"/>
    <w:rsid w:val="00AC50DB"/>
    <w:rsid w:val="00AC5232"/>
    <w:rsid w:val="00AC52A8"/>
    <w:rsid w:val="00AC5408"/>
    <w:rsid w:val="00AC586D"/>
    <w:rsid w:val="00AC5B2D"/>
    <w:rsid w:val="00AC5C17"/>
    <w:rsid w:val="00AC5D8B"/>
    <w:rsid w:val="00AC5FB2"/>
    <w:rsid w:val="00AC5FF0"/>
    <w:rsid w:val="00AC6237"/>
    <w:rsid w:val="00AC64B3"/>
    <w:rsid w:val="00AC654C"/>
    <w:rsid w:val="00AC6559"/>
    <w:rsid w:val="00AC689F"/>
    <w:rsid w:val="00AC6B77"/>
    <w:rsid w:val="00AC6BDD"/>
    <w:rsid w:val="00AC6CC4"/>
    <w:rsid w:val="00AC6F74"/>
    <w:rsid w:val="00AC7141"/>
    <w:rsid w:val="00AC7722"/>
    <w:rsid w:val="00AC77F4"/>
    <w:rsid w:val="00AC7BDF"/>
    <w:rsid w:val="00AC7E39"/>
    <w:rsid w:val="00AC7F91"/>
    <w:rsid w:val="00AC7F92"/>
    <w:rsid w:val="00AD07AC"/>
    <w:rsid w:val="00AD0A39"/>
    <w:rsid w:val="00AD0AEB"/>
    <w:rsid w:val="00AD0D5E"/>
    <w:rsid w:val="00AD1117"/>
    <w:rsid w:val="00AD147E"/>
    <w:rsid w:val="00AD165D"/>
    <w:rsid w:val="00AD18F7"/>
    <w:rsid w:val="00AD1ACD"/>
    <w:rsid w:val="00AD1AD5"/>
    <w:rsid w:val="00AD1AE0"/>
    <w:rsid w:val="00AD1BEC"/>
    <w:rsid w:val="00AD1CB7"/>
    <w:rsid w:val="00AD21FD"/>
    <w:rsid w:val="00AD2713"/>
    <w:rsid w:val="00AD2A35"/>
    <w:rsid w:val="00AD2DF2"/>
    <w:rsid w:val="00AD2FB7"/>
    <w:rsid w:val="00AD308C"/>
    <w:rsid w:val="00AD347D"/>
    <w:rsid w:val="00AD3676"/>
    <w:rsid w:val="00AD3703"/>
    <w:rsid w:val="00AD3730"/>
    <w:rsid w:val="00AD3CB5"/>
    <w:rsid w:val="00AD412F"/>
    <w:rsid w:val="00AD4585"/>
    <w:rsid w:val="00AD4886"/>
    <w:rsid w:val="00AD4B01"/>
    <w:rsid w:val="00AD4CFA"/>
    <w:rsid w:val="00AD4D62"/>
    <w:rsid w:val="00AD4D7F"/>
    <w:rsid w:val="00AD4FC1"/>
    <w:rsid w:val="00AD52CA"/>
    <w:rsid w:val="00AD5808"/>
    <w:rsid w:val="00AD5A9A"/>
    <w:rsid w:val="00AD5F80"/>
    <w:rsid w:val="00AD60DA"/>
    <w:rsid w:val="00AD613E"/>
    <w:rsid w:val="00AD6326"/>
    <w:rsid w:val="00AD63F1"/>
    <w:rsid w:val="00AD67DE"/>
    <w:rsid w:val="00AD6891"/>
    <w:rsid w:val="00AD6B91"/>
    <w:rsid w:val="00AD6D9D"/>
    <w:rsid w:val="00AD6DE5"/>
    <w:rsid w:val="00AD6E05"/>
    <w:rsid w:val="00AD6E17"/>
    <w:rsid w:val="00AD6F41"/>
    <w:rsid w:val="00AD7116"/>
    <w:rsid w:val="00AD728A"/>
    <w:rsid w:val="00AD72CD"/>
    <w:rsid w:val="00AD767D"/>
    <w:rsid w:val="00AD77EF"/>
    <w:rsid w:val="00AD7DEB"/>
    <w:rsid w:val="00AD7E1D"/>
    <w:rsid w:val="00AD7E28"/>
    <w:rsid w:val="00AD7E2A"/>
    <w:rsid w:val="00AD7EA0"/>
    <w:rsid w:val="00AD7FDB"/>
    <w:rsid w:val="00AE01DC"/>
    <w:rsid w:val="00AE0307"/>
    <w:rsid w:val="00AE0709"/>
    <w:rsid w:val="00AE089B"/>
    <w:rsid w:val="00AE0A72"/>
    <w:rsid w:val="00AE0DB7"/>
    <w:rsid w:val="00AE0DBF"/>
    <w:rsid w:val="00AE0F96"/>
    <w:rsid w:val="00AE10BD"/>
    <w:rsid w:val="00AE13A8"/>
    <w:rsid w:val="00AE1592"/>
    <w:rsid w:val="00AE184A"/>
    <w:rsid w:val="00AE1D84"/>
    <w:rsid w:val="00AE1DB5"/>
    <w:rsid w:val="00AE1E72"/>
    <w:rsid w:val="00AE2184"/>
    <w:rsid w:val="00AE230C"/>
    <w:rsid w:val="00AE242C"/>
    <w:rsid w:val="00AE28FA"/>
    <w:rsid w:val="00AE29B7"/>
    <w:rsid w:val="00AE2B76"/>
    <w:rsid w:val="00AE3261"/>
    <w:rsid w:val="00AE35D1"/>
    <w:rsid w:val="00AE35DA"/>
    <w:rsid w:val="00AE384A"/>
    <w:rsid w:val="00AE388E"/>
    <w:rsid w:val="00AE390E"/>
    <w:rsid w:val="00AE3F4D"/>
    <w:rsid w:val="00AE3F9C"/>
    <w:rsid w:val="00AE40B5"/>
    <w:rsid w:val="00AE436A"/>
    <w:rsid w:val="00AE4BDA"/>
    <w:rsid w:val="00AE53C4"/>
    <w:rsid w:val="00AE55E0"/>
    <w:rsid w:val="00AE5624"/>
    <w:rsid w:val="00AE56A7"/>
    <w:rsid w:val="00AE5718"/>
    <w:rsid w:val="00AE5C16"/>
    <w:rsid w:val="00AE6625"/>
    <w:rsid w:val="00AE66E9"/>
    <w:rsid w:val="00AE67C5"/>
    <w:rsid w:val="00AE6833"/>
    <w:rsid w:val="00AE6882"/>
    <w:rsid w:val="00AE694E"/>
    <w:rsid w:val="00AE6A88"/>
    <w:rsid w:val="00AE6ADB"/>
    <w:rsid w:val="00AE70C9"/>
    <w:rsid w:val="00AE714A"/>
    <w:rsid w:val="00AE7415"/>
    <w:rsid w:val="00AE746B"/>
    <w:rsid w:val="00AE7826"/>
    <w:rsid w:val="00AE78D4"/>
    <w:rsid w:val="00AE7B1F"/>
    <w:rsid w:val="00AE7D14"/>
    <w:rsid w:val="00AE7EAF"/>
    <w:rsid w:val="00AE7F39"/>
    <w:rsid w:val="00AF04BA"/>
    <w:rsid w:val="00AF05FC"/>
    <w:rsid w:val="00AF07FF"/>
    <w:rsid w:val="00AF0D2F"/>
    <w:rsid w:val="00AF1088"/>
    <w:rsid w:val="00AF1280"/>
    <w:rsid w:val="00AF12A8"/>
    <w:rsid w:val="00AF135E"/>
    <w:rsid w:val="00AF1412"/>
    <w:rsid w:val="00AF145A"/>
    <w:rsid w:val="00AF1508"/>
    <w:rsid w:val="00AF1778"/>
    <w:rsid w:val="00AF18DC"/>
    <w:rsid w:val="00AF1970"/>
    <w:rsid w:val="00AF1A34"/>
    <w:rsid w:val="00AF1C8A"/>
    <w:rsid w:val="00AF1D9B"/>
    <w:rsid w:val="00AF1E40"/>
    <w:rsid w:val="00AF1F4C"/>
    <w:rsid w:val="00AF219D"/>
    <w:rsid w:val="00AF226B"/>
    <w:rsid w:val="00AF23D3"/>
    <w:rsid w:val="00AF2495"/>
    <w:rsid w:val="00AF25C8"/>
    <w:rsid w:val="00AF297E"/>
    <w:rsid w:val="00AF2DD9"/>
    <w:rsid w:val="00AF2F30"/>
    <w:rsid w:val="00AF2F53"/>
    <w:rsid w:val="00AF3185"/>
    <w:rsid w:val="00AF3631"/>
    <w:rsid w:val="00AF3637"/>
    <w:rsid w:val="00AF3B72"/>
    <w:rsid w:val="00AF3BF9"/>
    <w:rsid w:val="00AF3CE7"/>
    <w:rsid w:val="00AF3FB1"/>
    <w:rsid w:val="00AF3FB2"/>
    <w:rsid w:val="00AF419C"/>
    <w:rsid w:val="00AF4274"/>
    <w:rsid w:val="00AF44D7"/>
    <w:rsid w:val="00AF45EF"/>
    <w:rsid w:val="00AF4753"/>
    <w:rsid w:val="00AF487A"/>
    <w:rsid w:val="00AF4D12"/>
    <w:rsid w:val="00AF4DB9"/>
    <w:rsid w:val="00AF4DEF"/>
    <w:rsid w:val="00AF4E5F"/>
    <w:rsid w:val="00AF5012"/>
    <w:rsid w:val="00AF52F6"/>
    <w:rsid w:val="00AF5511"/>
    <w:rsid w:val="00AF5593"/>
    <w:rsid w:val="00AF5602"/>
    <w:rsid w:val="00AF56C3"/>
    <w:rsid w:val="00AF5D12"/>
    <w:rsid w:val="00AF5E09"/>
    <w:rsid w:val="00AF6032"/>
    <w:rsid w:val="00AF608F"/>
    <w:rsid w:val="00AF60D1"/>
    <w:rsid w:val="00AF611D"/>
    <w:rsid w:val="00AF61CD"/>
    <w:rsid w:val="00AF62FB"/>
    <w:rsid w:val="00AF660E"/>
    <w:rsid w:val="00AF6AD7"/>
    <w:rsid w:val="00AF6B03"/>
    <w:rsid w:val="00AF6BE2"/>
    <w:rsid w:val="00AF72DB"/>
    <w:rsid w:val="00AF7382"/>
    <w:rsid w:val="00AF742D"/>
    <w:rsid w:val="00AF747D"/>
    <w:rsid w:val="00AF79EC"/>
    <w:rsid w:val="00AF7A78"/>
    <w:rsid w:val="00AF7AD9"/>
    <w:rsid w:val="00AF7CD6"/>
    <w:rsid w:val="00AF7D2B"/>
    <w:rsid w:val="00AF7E76"/>
    <w:rsid w:val="00B002F6"/>
    <w:rsid w:val="00B0052E"/>
    <w:rsid w:val="00B0061F"/>
    <w:rsid w:val="00B0062A"/>
    <w:rsid w:val="00B006D8"/>
    <w:rsid w:val="00B00B21"/>
    <w:rsid w:val="00B00BE8"/>
    <w:rsid w:val="00B00C70"/>
    <w:rsid w:val="00B00D66"/>
    <w:rsid w:val="00B010F0"/>
    <w:rsid w:val="00B010F1"/>
    <w:rsid w:val="00B016BD"/>
    <w:rsid w:val="00B018EB"/>
    <w:rsid w:val="00B01944"/>
    <w:rsid w:val="00B0196C"/>
    <w:rsid w:val="00B01A7E"/>
    <w:rsid w:val="00B01B1F"/>
    <w:rsid w:val="00B01B91"/>
    <w:rsid w:val="00B01CC5"/>
    <w:rsid w:val="00B01F49"/>
    <w:rsid w:val="00B023C4"/>
    <w:rsid w:val="00B0246B"/>
    <w:rsid w:val="00B02AF2"/>
    <w:rsid w:val="00B02D2F"/>
    <w:rsid w:val="00B02F65"/>
    <w:rsid w:val="00B0319A"/>
    <w:rsid w:val="00B03590"/>
    <w:rsid w:val="00B035B1"/>
    <w:rsid w:val="00B036D9"/>
    <w:rsid w:val="00B036EE"/>
    <w:rsid w:val="00B043D9"/>
    <w:rsid w:val="00B04478"/>
    <w:rsid w:val="00B045C4"/>
    <w:rsid w:val="00B04913"/>
    <w:rsid w:val="00B0497A"/>
    <w:rsid w:val="00B04A12"/>
    <w:rsid w:val="00B04D6B"/>
    <w:rsid w:val="00B04EDA"/>
    <w:rsid w:val="00B05080"/>
    <w:rsid w:val="00B05420"/>
    <w:rsid w:val="00B05871"/>
    <w:rsid w:val="00B0587F"/>
    <w:rsid w:val="00B05A16"/>
    <w:rsid w:val="00B05E2A"/>
    <w:rsid w:val="00B05E54"/>
    <w:rsid w:val="00B062CF"/>
    <w:rsid w:val="00B06388"/>
    <w:rsid w:val="00B064FD"/>
    <w:rsid w:val="00B066FF"/>
    <w:rsid w:val="00B067C3"/>
    <w:rsid w:val="00B069E7"/>
    <w:rsid w:val="00B06AC1"/>
    <w:rsid w:val="00B06DC1"/>
    <w:rsid w:val="00B06F6D"/>
    <w:rsid w:val="00B071AF"/>
    <w:rsid w:val="00B1066C"/>
    <w:rsid w:val="00B10776"/>
    <w:rsid w:val="00B109A6"/>
    <w:rsid w:val="00B109B8"/>
    <w:rsid w:val="00B10A91"/>
    <w:rsid w:val="00B10AFA"/>
    <w:rsid w:val="00B10F5D"/>
    <w:rsid w:val="00B10FFA"/>
    <w:rsid w:val="00B11051"/>
    <w:rsid w:val="00B11279"/>
    <w:rsid w:val="00B1165B"/>
    <w:rsid w:val="00B116FF"/>
    <w:rsid w:val="00B11E0A"/>
    <w:rsid w:val="00B11F1F"/>
    <w:rsid w:val="00B12156"/>
    <w:rsid w:val="00B12673"/>
    <w:rsid w:val="00B12C45"/>
    <w:rsid w:val="00B12D0D"/>
    <w:rsid w:val="00B12F79"/>
    <w:rsid w:val="00B13165"/>
    <w:rsid w:val="00B1319C"/>
    <w:rsid w:val="00B132D2"/>
    <w:rsid w:val="00B133A2"/>
    <w:rsid w:val="00B13587"/>
    <w:rsid w:val="00B13725"/>
    <w:rsid w:val="00B1377D"/>
    <w:rsid w:val="00B13818"/>
    <w:rsid w:val="00B14132"/>
    <w:rsid w:val="00B143C8"/>
    <w:rsid w:val="00B14506"/>
    <w:rsid w:val="00B14688"/>
    <w:rsid w:val="00B14AE0"/>
    <w:rsid w:val="00B14BA2"/>
    <w:rsid w:val="00B14D6A"/>
    <w:rsid w:val="00B14D92"/>
    <w:rsid w:val="00B14DB5"/>
    <w:rsid w:val="00B14EC1"/>
    <w:rsid w:val="00B152CD"/>
    <w:rsid w:val="00B152E9"/>
    <w:rsid w:val="00B15355"/>
    <w:rsid w:val="00B155E9"/>
    <w:rsid w:val="00B1561E"/>
    <w:rsid w:val="00B1582A"/>
    <w:rsid w:val="00B15881"/>
    <w:rsid w:val="00B15918"/>
    <w:rsid w:val="00B15C8C"/>
    <w:rsid w:val="00B15DB3"/>
    <w:rsid w:val="00B15EAE"/>
    <w:rsid w:val="00B15F70"/>
    <w:rsid w:val="00B16017"/>
    <w:rsid w:val="00B16063"/>
    <w:rsid w:val="00B161CC"/>
    <w:rsid w:val="00B161F3"/>
    <w:rsid w:val="00B16580"/>
    <w:rsid w:val="00B16595"/>
    <w:rsid w:val="00B16964"/>
    <w:rsid w:val="00B172C2"/>
    <w:rsid w:val="00B175EB"/>
    <w:rsid w:val="00B17767"/>
    <w:rsid w:val="00B1793F"/>
    <w:rsid w:val="00B179D5"/>
    <w:rsid w:val="00B179FF"/>
    <w:rsid w:val="00B21067"/>
    <w:rsid w:val="00B21115"/>
    <w:rsid w:val="00B2143B"/>
    <w:rsid w:val="00B21571"/>
    <w:rsid w:val="00B215DB"/>
    <w:rsid w:val="00B217FB"/>
    <w:rsid w:val="00B21A3E"/>
    <w:rsid w:val="00B21C2A"/>
    <w:rsid w:val="00B21E27"/>
    <w:rsid w:val="00B21E55"/>
    <w:rsid w:val="00B21FDD"/>
    <w:rsid w:val="00B221D7"/>
    <w:rsid w:val="00B22338"/>
    <w:rsid w:val="00B228A0"/>
    <w:rsid w:val="00B22A14"/>
    <w:rsid w:val="00B22E2F"/>
    <w:rsid w:val="00B22E3C"/>
    <w:rsid w:val="00B2322F"/>
    <w:rsid w:val="00B2339C"/>
    <w:rsid w:val="00B238BE"/>
    <w:rsid w:val="00B23C39"/>
    <w:rsid w:val="00B23DC5"/>
    <w:rsid w:val="00B24202"/>
    <w:rsid w:val="00B24286"/>
    <w:rsid w:val="00B24508"/>
    <w:rsid w:val="00B24685"/>
    <w:rsid w:val="00B247AA"/>
    <w:rsid w:val="00B24909"/>
    <w:rsid w:val="00B24CD5"/>
    <w:rsid w:val="00B24D57"/>
    <w:rsid w:val="00B24D80"/>
    <w:rsid w:val="00B24F48"/>
    <w:rsid w:val="00B25031"/>
    <w:rsid w:val="00B252F6"/>
    <w:rsid w:val="00B253A5"/>
    <w:rsid w:val="00B253F7"/>
    <w:rsid w:val="00B254C6"/>
    <w:rsid w:val="00B254F4"/>
    <w:rsid w:val="00B25AB1"/>
    <w:rsid w:val="00B25D0D"/>
    <w:rsid w:val="00B25F06"/>
    <w:rsid w:val="00B26438"/>
    <w:rsid w:val="00B264D7"/>
    <w:rsid w:val="00B26584"/>
    <w:rsid w:val="00B2664E"/>
    <w:rsid w:val="00B2684E"/>
    <w:rsid w:val="00B26BC5"/>
    <w:rsid w:val="00B26C0C"/>
    <w:rsid w:val="00B26FC7"/>
    <w:rsid w:val="00B27216"/>
    <w:rsid w:val="00B27265"/>
    <w:rsid w:val="00B27297"/>
    <w:rsid w:val="00B27468"/>
    <w:rsid w:val="00B276ED"/>
    <w:rsid w:val="00B27898"/>
    <w:rsid w:val="00B27AB6"/>
    <w:rsid w:val="00B27AC4"/>
    <w:rsid w:val="00B27BA6"/>
    <w:rsid w:val="00B27BDE"/>
    <w:rsid w:val="00B27F43"/>
    <w:rsid w:val="00B30228"/>
    <w:rsid w:val="00B30353"/>
    <w:rsid w:val="00B30865"/>
    <w:rsid w:val="00B30896"/>
    <w:rsid w:val="00B309AC"/>
    <w:rsid w:val="00B30A82"/>
    <w:rsid w:val="00B30D8A"/>
    <w:rsid w:val="00B30DC1"/>
    <w:rsid w:val="00B30DE0"/>
    <w:rsid w:val="00B30EF5"/>
    <w:rsid w:val="00B31091"/>
    <w:rsid w:val="00B31141"/>
    <w:rsid w:val="00B311E2"/>
    <w:rsid w:val="00B3139C"/>
    <w:rsid w:val="00B316E9"/>
    <w:rsid w:val="00B31786"/>
    <w:rsid w:val="00B318D9"/>
    <w:rsid w:val="00B31A19"/>
    <w:rsid w:val="00B31AC2"/>
    <w:rsid w:val="00B31B91"/>
    <w:rsid w:val="00B31D5B"/>
    <w:rsid w:val="00B31F3B"/>
    <w:rsid w:val="00B323BC"/>
    <w:rsid w:val="00B32706"/>
    <w:rsid w:val="00B32734"/>
    <w:rsid w:val="00B3278C"/>
    <w:rsid w:val="00B32A15"/>
    <w:rsid w:val="00B33236"/>
    <w:rsid w:val="00B33449"/>
    <w:rsid w:val="00B334DB"/>
    <w:rsid w:val="00B33651"/>
    <w:rsid w:val="00B3379B"/>
    <w:rsid w:val="00B33A76"/>
    <w:rsid w:val="00B33AA5"/>
    <w:rsid w:val="00B33B92"/>
    <w:rsid w:val="00B33C32"/>
    <w:rsid w:val="00B33C33"/>
    <w:rsid w:val="00B33C9D"/>
    <w:rsid w:val="00B33CAC"/>
    <w:rsid w:val="00B3426D"/>
    <w:rsid w:val="00B3433E"/>
    <w:rsid w:val="00B3442E"/>
    <w:rsid w:val="00B3458E"/>
    <w:rsid w:val="00B3458F"/>
    <w:rsid w:val="00B3460F"/>
    <w:rsid w:val="00B3469B"/>
    <w:rsid w:val="00B347C7"/>
    <w:rsid w:val="00B3497E"/>
    <w:rsid w:val="00B34A74"/>
    <w:rsid w:val="00B34BD4"/>
    <w:rsid w:val="00B34F31"/>
    <w:rsid w:val="00B34FB7"/>
    <w:rsid w:val="00B35078"/>
    <w:rsid w:val="00B3513A"/>
    <w:rsid w:val="00B3522E"/>
    <w:rsid w:val="00B3537A"/>
    <w:rsid w:val="00B35387"/>
    <w:rsid w:val="00B35428"/>
    <w:rsid w:val="00B354D6"/>
    <w:rsid w:val="00B354D7"/>
    <w:rsid w:val="00B356FD"/>
    <w:rsid w:val="00B35A16"/>
    <w:rsid w:val="00B35B0F"/>
    <w:rsid w:val="00B35FC7"/>
    <w:rsid w:val="00B3610E"/>
    <w:rsid w:val="00B36523"/>
    <w:rsid w:val="00B36722"/>
    <w:rsid w:val="00B369AC"/>
    <w:rsid w:val="00B36DE0"/>
    <w:rsid w:val="00B36FC1"/>
    <w:rsid w:val="00B3709C"/>
    <w:rsid w:val="00B37176"/>
    <w:rsid w:val="00B372E6"/>
    <w:rsid w:val="00B374E9"/>
    <w:rsid w:val="00B375A0"/>
    <w:rsid w:val="00B3761F"/>
    <w:rsid w:val="00B37833"/>
    <w:rsid w:val="00B378FC"/>
    <w:rsid w:val="00B37A26"/>
    <w:rsid w:val="00B37A7A"/>
    <w:rsid w:val="00B37ABC"/>
    <w:rsid w:val="00B37B26"/>
    <w:rsid w:val="00B37C35"/>
    <w:rsid w:val="00B37E40"/>
    <w:rsid w:val="00B37F97"/>
    <w:rsid w:val="00B400B5"/>
    <w:rsid w:val="00B406CE"/>
    <w:rsid w:val="00B4070F"/>
    <w:rsid w:val="00B40761"/>
    <w:rsid w:val="00B408F4"/>
    <w:rsid w:val="00B40979"/>
    <w:rsid w:val="00B40A8B"/>
    <w:rsid w:val="00B40BDE"/>
    <w:rsid w:val="00B40D47"/>
    <w:rsid w:val="00B40D68"/>
    <w:rsid w:val="00B40EB4"/>
    <w:rsid w:val="00B4101E"/>
    <w:rsid w:val="00B4109C"/>
    <w:rsid w:val="00B41554"/>
    <w:rsid w:val="00B415C7"/>
    <w:rsid w:val="00B416FD"/>
    <w:rsid w:val="00B41786"/>
    <w:rsid w:val="00B418DB"/>
    <w:rsid w:val="00B419EB"/>
    <w:rsid w:val="00B41BA8"/>
    <w:rsid w:val="00B41C54"/>
    <w:rsid w:val="00B41CC8"/>
    <w:rsid w:val="00B41EE2"/>
    <w:rsid w:val="00B41F7E"/>
    <w:rsid w:val="00B420C7"/>
    <w:rsid w:val="00B4222C"/>
    <w:rsid w:val="00B4243B"/>
    <w:rsid w:val="00B424F5"/>
    <w:rsid w:val="00B426D4"/>
    <w:rsid w:val="00B427FF"/>
    <w:rsid w:val="00B42849"/>
    <w:rsid w:val="00B429F2"/>
    <w:rsid w:val="00B42AC0"/>
    <w:rsid w:val="00B42BE6"/>
    <w:rsid w:val="00B42E85"/>
    <w:rsid w:val="00B42F4E"/>
    <w:rsid w:val="00B43106"/>
    <w:rsid w:val="00B4311B"/>
    <w:rsid w:val="00B43131"/>
    <w:rsid w:val="00B43155"/>
    <w:rsid w:val="00B4323C"/>
    <w:rsid w:val="00B43261"/>
    <w:rsid w:val="00B4336B"/>
    <w:rsid w:val="00B433AD"/>
    <w:rsid w:val="00B43530"/>
    <w:rsid w:val="00B4354E"/>
    <w:rsid w:val="00B43694"/>
    <w:rsid w:val="00B436CB"/>
    <w:rsid w:val="00B43760"/>
    <w:rsid w:val="00B4399D"/>
    <w:rsid w:val="00B439EF"/>
    <w:rsid w:val="00B43C5B"/>
    <w:rsid w:val="00B43C84"/>
    <w:rsid w:val="00B44248"/>
    <w:rsid w:val="00B44943"/>
    <w:rsid w:val="00B44CEA"/>
    <w:rsid w:val="00B44DBC"/>
    <w:rsid w:val="00B44E11"/>
    <w:rsid w:val="00B44EB0"/>
    <w:rsid w:val="00B45068"/>
    <w:rsid w:val="00B45247"/>
    <w:rsid w:val="00B45444"/>
    <w:rsid w:val="00B45459"/>
    <w:rsid w:val="00B45615"/>
    <w:rsid w:val="00B459C9"/>
    <w:rsid w:val="00B459E1"/>
    <w:rsid w:val="00B45A41"/>
    <w:rsid w:val="00B45AA3"/>
    <w:rsid w:val="00B45D71"/>
    <w:rsid w:val="00B45F13"/>
    <w:rsid w:val="00B45F5E"/>
    <w:rsid w:val="00B45F7A"/>
    <w:rsid w:val="00B45FAE"/>
    <w:rsid w:val="00B4606E"/>
    <w:rsid w:val="00B4612D"/>
    <w:rsid w:val="00B46201"/>
    <w:rsid w:val="00B46384"/>
    <w:rsid w:val="00B465C6"/>
    <w:rsid w:val="00B467B4"/>
    <w:rsid w:val="00B46CD6"/>
    <w:rsid w:val="00B46FCD"/>
    <w:rsid w:val="00B47354"/>
    <w:rsid w:val="00B473EF"/>
    <w:rsid w:val="00B4751F"/>
    <w:rsid w:val="00B478D9"/>
    <w:rsid w:val="00B47907"/>
    <w:rsid w:val="00B47CE9"/>
    <w:rsid w:val="00B47D07"/>
    <w:rsid w:val="00B47DF8"/>
    <w:rsid w:val="00B47E9D"/>
    <w:rsid w:val="00B47F8D"/>
    <w:rsid w:val="00B50021"/>
    <w:rsid w:val="00B500D9"/>
    <w:rsid w:val="00B50235"/>
    <w:rsid w:val="00B504CB"/>
    <w:rsid w:val="00B5062B"/>
    <w:rsid w:val="00B507DE"/>
    <w:rsid w:val="00B50857"/>
    <w:rsid w:val="00B5092D"/>
    <w:rsid w:val="00B50A18"/>
    <w:rsid w:val="00B50CA3"/>
    <w:rsid w:val="00B50E00"/>
    <w:rsid w:val="00B50FA9"/>
    <w:rsid w:val="00B5126B"/>
    <w:rsid w:val="00B512AA"/>
    <w:rsid w:val="00B51357"/>
    <w:rsid w:val="00B5138E"/>
    <w:rsid w:val="00B51419"/>
    <w:rsid w:val="00B51842"/>
    <w:rsid w:val="00B51847"/>
    <w:rsid w:val="00B51A67"/>
    <w:rsid w:val="00B51BA5"/>
    <w:rsid w:val="00B51EC8"/>
    <w:rsid w:val="00B521CD"/>
    <w:rsid w:val="00B521CF"/>
    <w:rsid w:val="00B52229"/>
    <w:rsid w:val="00B5240A"/>
    <w:rsid w:val="00B5246A"/>
    <w:rsid w:val="00B52C83"/>
    <w:rsid w:val="00B52DBB"/>
    <w:rsid w:val="00B5335A"/>
    <w:rsid w:val="00B537DB"/>
    <w:rsid w:val="00B53C5E"/>
    <w:rsid w:val="00B53D5F"/>
    <w:rsid w:val="00B53FC0"/>
    <w:rsid w:val="00B54043"/>
    <w:rsid w:val="00B541F1"/>
    <w:rsid w:val="00B542D0"/>
    <w:rsid w:val="00B544D3"/>
    <w:rsid w:val="00B54588"/>
    <w:rsid w:val="00B545AF"/>
    <w:rsid w:val="00B54995"/>
    <w:rsid w:val="00B54B3E"/>
    <w:rsid w:val="00B54CCC"/>
    <w:rsid w:val="00B551A6"/>
    <w:rsid w:val="00B551F4"/>
    <w:rsid w:val="00B556E5"/>
    <w:rsid w:val="00B55717"/>
    <w:rsid w:val="00B557EA"/>
    <w:rsid w:val="00B55A7F"/>
    <w:rsid w:val="00B55B51"/>
    <w:rsid w:val="00B55BEA"/>
    <w:rsid w:val="00B55CD1"/>
    <w:rsid w:val="00B55D2F"/>
    <w:rsid w:val="00B55E81"/>
    <w:rsid w:val="00B55E92"/>
    <w:rsid w:val="00B560D7"/>
    <w:rsid w:val="00B56274"/>
    <w:rsid w:val="00B56403"/>
    <w:rsid w:val="00B564DC"/>
    <w:rsid w:val="00B5659E"/>
    <w:rsid w:val="00B569AF"/>
    <w:rsid w:val="00B56D5B"/>
    <w:rsid w:val="00B56D73"/>
    <w:rsid w:val="00B56DE5"/>
    <w:rsid w:val="00B56E5E"/>
    <w:rsid w:val="00B570BE"/>
    <w:rsid w:val="00B572DD"/>
    <w:rsid w:val="00B57379"/>
    <w:rsid w:val="00B5741C"/>
    <w:rsid w:val="00B575C8"/>
    <w:rsid w:val="00B575E3"/>
    <w:rsid w:val="00B5790F"/>
    <w:rsid w:val="00B57994"/>
    <w:rsid w:val="00B57F2A"/>
    <w:rsid w:val="00B57FB3"/>
    <w:rsid w:val="00B60128"/>
    <w:rsid w:val="00B602A3"/>
    <w:rsid w:val="00B603AB"/>
    <w:rsid w:val="00B6046B"/>
    <w:rsid w:val="00B6049C"/>
    <w:rsid w:val="00B605EA"/>
    <w:rsid w:val="00B609B9"/>
    <w:rsid w:val="00B60C00"/>
    <w:rsid w:val="00B60D40"/>
    <w:rsid w:val="00B60D70"/>
    <w:rsid w:val="00B60ED0"/>
    <w:rsid w:val="00B610B8"/>
    <w:rsid w:val="00B61129"/>
    <w:rsid w:val="00B61344"/>
    <w:rsid w:val="00B61407"/>
    <w:rsid w:val="00B61424"/>
    <w:rsid w:val="00B61729"/>
    <w:rsid w:val="00B61BF0"/>
    <w:rsid w:val="00B61E9F"/>
    <w:rsid w:val="00B61ED7"/>
    <w:rsid w:val="00B61EFC"/>
    <w:rsid w:val="00B62026"/>
    <w:rsid w:val="00B622B7"/>
    <w:rsid w:val="00B626F2"/>
    <w:rsid w:val="00B62702"/>
    <w:rsid w:val="00B62839"/>
    <w:rsid w:val="00B6294E"/>
    <w:rsid w:val="00B629A5"/>
    <w:rsid w:val="00B62B06"/>
    <w:rsid w:val="00B62BFA"/>
    <w:rsid w:val="00B62D8E"/>
    <w:rsid w:val="00B62FC7"/>
    <w:rsid w:val="00B6330F"/>
    <w:rsid w:val="00B63575"/>
    <w:rsid w:val="00B6358F"/>
    <w:rsid w:val="00B63658"/>
    <w:rsid w:val="00B63B50"/>
    <w:rsid w:val="00B63BDE"/>
    <w:rsid w:val="00B63CF3"/>
    <w:rsid w:val="00B63D9D"/>
    <w:rsid w:val="00B641B3"/>
    <w:rsid w:val="00B643AA"/>
    <w:rsid w:val="00B64418"/>
    <w:rsid w:val="00B646E9"/>
    <w:rsid w:val="00B64885"/>
    <w:rsid w:val="00B648B6"/>
    <w:rsid w:val="00B64993"/>
    <w:rsid w:val="00B649A7"/>
    <w:rsid w:val="00B64FDB"/>
    <w:rsid w:val="00B65290"/>
    <w:rsid w:val="00B654FA"/>
    <w:rsid w:val="00B654FE"/>
    <w:rsid w:val="00B657A2"/>
    <w:rsid w:val="00B658FE"/>
    <w:rsid w:val="00B65B8F"/>
    <w:rsid w:val="00B65CE1"/>
    <w:rsid w:val="00B65E21"/>
    <w:rsid w:val="00B6600A"/>
    <w:rsid w:val="00B660A8"/>
    <w:rsid w:val="00B66472"/>
    <w:rsid w:val="00B66688"/>
    <w:rsid w:val="00B667C6"/>
    <w:rsid w:val="00B66C7D"/>
    <w:rsid w:val="00B670B4"/>
    <w:rsid w:val="00B671BB"/>
    <w:rsid w:val="00B671C1"/>
    <w:rsid w:val="00B67271"/>
    <w:rsid w:val="00B6757C"/>
    <w:rsid w:val="00B675DC"/>
    <w:rsid w:val="00B676A2"/>
    <w:rsid w:val="00B67828"/>
    <w:rsid w:val="00B67960"/>
    <w:rsid w:val="00B67D0A"/>
    <w:rsid w:val="00B67DF9"/>
    <w:rsid w:val="00B67E1C"/>
    <w:rsid w:val="00B67E8F"/>
    <w:rsid w:val="00B700AE"/>
    <w:rsid w:val="00B7021A"/>
    <w:rsid w:val="00B70F29"/>
    <w:rsid w:val="00B70F34"/>
    <w:rsid w:val="00B7121C"/>
    <w:rsid w:val="00B71303"/>
    <w:rsid w:val="00B71D82"/>
    <w:rsid w:val="00B71D8F"/>
    <w:rsid w:val="00B7204A"/>
    <w:rsid w:val="00B7241D"/>
    <w:rsid w:val="00B725D3"/>
    <w:rsid w:val="00B725D4"/>
    <w:rsid w:val="00B7262A"/>
    <w:rsid w:val="00B726BE"/>
    <w:rsid w:val="00B72ACE"/>
    <w:rsid w:val="00B72B3E"/>
    <w:rsid w:val="00B72B54"/>
    <w:rsid w:val="00B72B96"/>
    <w:rsid w:val="00B72C34"/>
    <w:rsid w:val="00B72C5E"/>
    <w:rsid w:val="00B72CAD"/>
    <w:rsid w:val="00B72D90"/>
    <w:rsid w:val="00B72F77"/>
    <w:rsid w:val="00B7314C"/>
    <w:rsid w:val="00B7317B"/>
    <w:rsid w:val="00B73311"/>
    <w:rsid w:val="00B7371F"/>
    <w:rsid w:val="00B739B3"/>
    <w:rsid w:val="00B73AA6"/>
    <w:rsid w:val="00B73AAC"/>
    <w:rsid w:val="00B73C85"/>
    <w:rsid w:val="00B73D31"/>
    <w:rsid w:val="00B73D3B"/>
    <w:rsid w:val="00B73DAB"/>
    <w:rsid w:val="00B74145"/>
    <w:rsid w:val="00B746FC"/>
    <w:rsid w:val="00B7474F"/>
    <w:rsid w:val="00B74A0C"/>
    <w:rsid w:val="00B74B42"/>
    <w:rsid w:val="00B74B8E"/>
    <w:rsid w:val="00B74E1B"/>
    <w:rsid w:val="00B74E77"/>
    <w:rsid w:val="00B74E99"/>
    <w:rsid w:val="00B74F56"/>
    <w:rsid w:val="00B751AF"/>
    <w:rsid w:val="00B75354"/>
    <w:rsid w:val="00B753A0"/>
    <w:rsid w:val="00B7579B"/>
    <w:rsid w:val="00B75834"/>
    <w:rsid w:val="00B75A0B"/>
    <w:rsid w:val="00B75A7D"/>
    <w:rsid w:val="00B75AC8"/>
    <w:rsid w:val="00B75CE4"/>
    <w:rsid w:val="00B75D56"/>
    <w:rsid w:val="00B7613F"/>
    <w:rsid w:val="00B766BC"/>
    <w:rsid w:val="00B76766"/>
    <w:rsid w:val="00B76860"/>
    <w:rsid w:val="00B7688A"/>
    <w:rsid w:val="00B7690B"/>
    <w:rsid w:val="00B76EAD"/>
    <w:rsid w:val="00B7709B"/>
    <w:rsid w:val="00B77439"/>
    <w:rsid w:val="00B775EC"/>
    <w:rsid w:val="00B776FD"/>
    <w:rsid w:val="00B777C3"/>
    <w:rsid w:val="00B777E1"/>
    <w:rsid w:val="00B77998"/>
    <w:rsid w:val="00B77A66"/>
    <w:rsid w:val="00B77CC0"/>
    <w:rsid w:val="00B77DE0"/>
    <w:rsid w:val="00B77F2E"/>
    <w:rsid w:val="00B77F6A"/>
    <w:rsid w:val="00B800AF"/>
    <w:rsid w:val="00B801FA"/>
    <w:rsid w:val="00B80206"/>
    <w:rsid w:val="00B80555"/>
    <w:rsid w:val="00B80896"/>
    <w:rsid w:val="00B80A2C"/>
    <w:rsid w:val="00B80A30"/>
    <w:rsid w:val="00B80AC6"/>
    <w:rsid w:val="00B80BFE"/>
    <w:rsid w:val="00B80C3B"/>
    <w:rsid w:val="00B80D10"/>
    <w:rsid w:val="00B812B0"/>
    <w:rsid w:val="00B81821"/>
    <w:rsid w:val="00B81863"/>
    <w:rsid w:val="00B81B40"/>
    <w:rsid w:val="00B81E22"/>
    <w:rsid w:val="00B81F25"/>
    <w:rsid w:val="00B8245D"/>
    <w:rsid w:val="00B82488"/>
    <w:rsid w:val="00B826CD"/>
    <w:rsid w:val="00B826E4"/>
    <w:rsid w:val="00B8295C"/>
    <w:rsid w:val="00B82A1C"/>
    <w:rsid w:val="00B82DC0"/>
    <w:rsid w:val="00B82ECB"/>
    <w:rsid w:val="00B830D6"/>
    <w:rsid w:val="00B83174"/>
    <w:rsid w:val="00B83200"/>
    <w:rsid w:val="00B83256"/>
    <w:rsid w:val="00B832CD"/>
    <w:rsid w:val="00B83506"/>
    <w:rsid w:val="00B83A63"/>
    <w:rsid w:val="00B83AB0"/>
    <w:rsid w:val="00B83B09"/>
    <w:rsid w:val="00B83BBB"/>
    <w:rsid w:val="00B83C1F"/>
    <w:rsid w:val="00B83CD2"/>
    <w:rsid w:val="00B83DC4"/>
    <w:rsid w:val="00B83E59"/>
    <w:rsid w:val="00B84464"/>
    <w:rsid w:val="00B8446E"/>
    <w:rsid w:val="00B8452A"/>
    <w:rsid w:val="00B845AA"/>
    <w:rsid w:val="00B8471F"/>
    <w:rsid w:val="00B84BDB"/>
    <w:rsid w:val="00B84D27"/>
    <w:rsid w:val="00B84D45"/>
    <w:rsid w:val="00B84D6E"/>
    <w:rsid w:val="00B850E6"/>
    <w:rsid w:val="00B853C9"/>
    <w:rsid w:val="00B85479"/>
    <w:rsid w:val="00B854FF"/>
    <w:rsid w:val="00B85722"/>
    <w:rsid w:val="00B8585C"/>
    <w:rsid w:val="00B85CA3"/>
    <w:rsid w:val="00B85FD8"/>
    <w:rsid w:val="00B86139"/>
    <w:rsid w:val="00B86432"/>
    <w:rsid w:val="00B8654E"/>
    <w:rsid w:val="00B866E5"/>
    <w:rsid w:val="00B86842"/>
    <w:rsid w:val="00B8693A"/>
    <w:rsid w:val="00B86A37"/>
    <w:rsid w:val="00B86C33"/>
    <w:rsid w:val="00B86D18"/>
    <w:rsid w:val="00B86DF3"/>
    <w:rsid w:val="00B874EA"/>
    <w:rsid w:val="00B8757A"/>
    <w:rsid w:val="00B87A70"/>
    <w:rsid w:val="00B87B2C"/>
    <w:rsid w:val="00B87B7A"/>
    <w:rsid w:val="00B87C2B"/>
    <w:rsid w:val="00B87CB8"/>
    <w:rsid w:val="00B87D47"/>
    <w:rsid w:val="00B87EDA"/>
    <w:rsid w:val="00B87FFC"/>
    <w:rsid w:val="00B90135"/>
    <w:rsid w:val="00B9023F"/>
    <w:rsid w:val="00B9035D"/>
    <w:rsid w:val="00B90398"/>
    <w:rsid w:val="00B9070E"/>
    <w:rsid w:val="00B90906"/>
    <w:rsid w:val="00B90DC7"/>
    <w:rsid w:val="00B910F5"/>
    <w:rsid w:val="00B9131C"/>
    <w:rsid w:val="00B91398"/>
    <w:rsid w:val="00B917A4"/>
    <w:rsid w:val="00B9187D"/>
    <w:rsid w:val="00B91963"/>
    <w:rsid w:val="00B91D7B"/>
    <w:rsid w:val="00B91DAC"/>
    <w:rsid w:val="00B91E88"/>
    <w:rsid w:val="00B9200C"/>
    <w:rsid w:val="00B920E4"/>
    <w:rsid w:val="00B92190"/>
    <w:rsid w:val="00B921AB"/>
    <w:rsid w:val="00B92207"/>
    <w:rsid w:val="00B923DE"/>
    <w:rsid w:val="00B9289B"/>
    <w:rsid w:val="00B929FF"/>
    <w:rsid w:val="00B92BE5"/>
    <w:rsid w:val="00B92F2F"/>
    <w:rsid w:val="00B93066"/>
    <w:rsid w:val="00B931E4"/>
    <w:rsid w:val="00B931FF"/>
    <w:rsid w:val="00B935D6"/>
    <w:rsid w:val="00B937DF"/>
    <w:rsid w:val="00B93AA1"/>
    <w:rsid w:val="00B93B2D"/>
    <w:rsid w:val="00B93C93"/>
    <w:rsid w:val="00B948C0"/>
    <w:rsid w:val="00B94BB6"/>
    <w:rsid w:val="00B94C2B"/>
    <w:rsid w:val="00B950FF"/>
    <w:rsid w:val="00B955BF"/>
    <w:rsid w:val="00B9561F"/>
    <w:rsid w:val="00B95688"/>
    <w:rsid w:val="00B95A96"/>
    <w:rsid w:val="00B95B6F"/>
    <w:rsid w:val="00B95D00"/>
    <w:rsid w:val="00B95D3B"/>
    <w:rsid w:val="00B95D4B"/>
    <w:rsid w:val="00B95D90"/>
    <w:rsid w:val="00B96682"/>
    <w:rsid w:val="00B966AF"/>
    <w:rsid w:val="00B966B2"/>
    <w:rsid w:val="00B96925"/>
    <w:rsid w:val="00B96A85"/>
    <w:rsid w:val="00B96C45"/>
    <w:rsid w:val="00B96FFD"/>
    <w:rsid w:val="00B9705E"/>
    <w:rsid w:val="00B97229"/>
    <w:rsid w:val="00B974A8"/>
    <w:rsid w:val="00B975A1"/>
    <w:rsid w:val="00B97D3B"/>
    <w:rsid w:val="00B97DBB"/>
    <w:rsid w:val="00B97E25"/>
    <w:rsid w:val="00BA017B"/>
    <w:rsid w:val="00BA01B7"/>
    <w:rsid w:val="00BA0280"/>
    <w:rsid w:val="00BA02F4"/>
    <w:rsid w:val="00BA0455"/>
    <w:rsid w:val="00BA0723"/>
    <w:rsid w:val="00BA0728"/>
    <w:rsid w:val="00BA08FD"/>
    <w:rsid w:val="00BA0B7E"/>
    <w:rsid w:val="00BA0CD5"/>
    <w:rsid w:val="00BA1254"/>
    <w:rsid w:val="00BA151D"/>
    <w:rsid w:val="00BA16C6"/>
    <w:rsid w:val="00BA16FB"/>
    <w:rsid w:val="00BA1A30"/>
    <w:rsid w:val="00BA1BF6"/>
    <w:rsid w:val="00BA1EBB"/>
    <w:rsid w:val="00BA225C"/>
    <w:rsid w:val="00BA23D5"/>
    <w:rsid w:val="00BA23E2"/>
    <w:rsid w:val="00BA2465"/>
    <w:rsid w:val="00BA29CC"/>
    <w:rsid w:val="00BA2A06"/>
    <w:rsid w:val="00BA2A3F"/>
    <w:rsid w:val="00BA2C5B"/>
    <w:rsid w:val="00BA2DB8"/>
    <w:rsid w:val="00BA2FC5"/>
    <w:rsid w:val="00BA303D"/>
    <w:rsid w:val="00BA33A3"/>
    <w:rsid w:val="00BA3A29"/>
    <w:rsid w:val="00BA3A33"/>
    <w:rsid w:val="00BA3E51"/>
    <w:rsid w:val="00BA3ECF"/>
    <w:rsid w:val="00BA4040"/>
    <w:rsid w:val="00BA4253"/>
    <w:rsid w:val="00BA4E28"/>
    <w:rsid w:val="00BA5357"/>
    <w:rsid w:val="00BA5663"/>
    <w:rsid w:val="00BA5A19"/>
    <w:rsid w:val="00BA5B52"/>
    <w:rsid w:val="00BA5BD1"/>
    <w:rsid w:val="00BA5CBB"/>
    <w:rsid w:val="00BA5D76"/>
    <w:rsid w:val="00BA5D77"/>
    <w:rsid w:val="00BA5F9C"/>
    <w:rsid w:val="00BA5FAD"/>
    <w:rsid w:val="00BA602F"/>
    <w:rsid w:val="00BA6101"/>
    <w:rsid w:val="00BA6341"/>
    <w:rsid w:val="00BA6715"/>
    <w:rsid w:val="00BA675B"/>
    <w:rsid w:val="00BA6856"/>
    <w:rsid w:val="00BA685A"/>
    <w:rsid w:val="00BA6B3B"/>
    <w:rsid w:val="00BA6B91"/>
    <w:rsid w:val="00BA6FB5"/>
    <w:rsid w:val="00BA7126"/>
    <w:rsid w:val="00BA73EA"/>
    <w:rsid w:val="00BA75BB"/>
    <w:rsid w:val="00BA7724"/>
    <w:rsid w:val="00BA77DE"/>
    <w:rsid w:val="00BA796C"/>
    <w:rsid w:val="00BA79D4"/>
    <w:rsid w:val="00BA79F9"/>
    <w:rsid w:val="00BA7BE4"/>
    <w:rsid w:val="00BA7E19"/>
    <w:rsid w:val="00BA7EC8"/>
    <w:rsid w:val="00BB0132"/>
    <w:rsid w:val="00BB049C"/>
    <w:rsid w:val="00BB085A"/>
    <w:rsid w:val="00BB0925"/>
    <w:rsid w:val="00BB097B"/>
    <w:rsid w:val="00BB0D98"/>
    <w:rsid w:val="00BB0F35"/>
    <w:rsid w:val="00BB13EC"/>
    <w:rsid w:val="00BB19B1"/>
    <w:rsid w:val="00BB1CD1"/>
    <w:rsid w:val="00BB1D33"/>
    <w:rsid w:val="00BB1F04"/>
    <w:rsid w:val="00BB2283"/>
    <w:rsid w:val="00BB22BC"/>
    <w:rsid w:val="00BB238C"/>
    <w:rsid w:val="00BB239C"/>
    <w:rsid w:val="00BB241E"/>
    <w:rsid w:val="00BB24FC"/>
    <w:rsid w:val="00BB2638"/>
    <w:rsid w:val="00BB268F"/>
    <w:rsid w:val="00BB2818"/>
    <w:rsid w:val="00BB2956"/>
    <w:rsid w:val="00BB2BAB"/>
    <w:rsid w:val="00BB2DBE"/>
    <w:rsid w:val="00BB2E41"/>
    <w:rsid w:val="00BB2E7F"/>
    <w:rsid w:val="00BB2EF5"/>
    <w:rsid w:val="00BB33AC"/>
    <w:rsid w:val="00BB35DB"/>
    <w:rsid w:val="00BB3737"/>
    <w:rsid w:val="00BB3770"/>
    <w:rsid w:val="00BB3930"/>
    <w:rsid w:val="00BB3DDF"/>
    <w:rsid w:val="00BB3F23"/>
    <w:rsid w:val="00BB3F43"/>
    <w:rsid w:val="00BB3F63"/>
    <w:rsid w:val="00BB403F"/>
    <w:rsid w:val="00BB43C9"/>
    <w:rsid w:val="00BB456F"/>
    <w:rsid w:val="00BB45D0"/>
    <w:rsid w:val="00BB46CB"/>
    <w:rsid w:val="00BB4727"/>
    <w:rsid w:val="00BB497F"/>
    <w:rsid w:val="00BB4B18"/>
    <w:rsid w:val="00BB4F15"/>
    <w:rsid w:val="00BB508F"/>
    <w:rsid w:val="00BB52A6"/>
    <w:rsid w:val="00BB5330"/>
    <w:rsid w:val="00BB5536"/>
    <w:rsid w:val="00BB55AC"/>
    <w:rsid w:val="00BB55EF"/>
    <w:rsid w:val="00BB5677"/>
    <w:rsid w:val="00BB599A"/>
    <w:rsid w:val="00BB5C69"/>
    <w:rsid w:val="00BB5FC3"/>
    <w:rsid w:val="00BB5FDB"/>
    <w:rsid w:val="00BB60A5"/>
    <w:rsid w:val="00BB60CA"/>
    <w:rsid w:val="00BB610D"/>
    <w:rsid w:val="00BB6609"/>
    <w:rsid w:val="00BB66EF"/>
    <w:rsid w:val="00BB6A44"/>
    <w:rsid w:val="00BB6C43"/>
    <w:rsid w:val="00BB6DF6"/>
    <w:rsid w:val="00BB71DB"/>
    <w:rsid w:val="00BB74E8"/>
    <w:rsid w:val="00BB7693"/>
    <w:rsid w:val="00BB769C"/>
    <w:rsid w:val="00BB77E5"/>
    <w:rsid w:val="00BB786D"/>
    <w:rsid w:val="00BB79E6"/>
    <w:rsid w:val="00BB7A38"/>
    <w:rsid w:val="00BB7A66"/>
    <w:rsid w:val="00BB7C8E"/>
    <w:rsid w:val="00BB7CCA"/>
    <w:rsid w:val="00BB7FDD"/>
    <w:rsid w:val="00BB7FF4"/>
    <w:rsid w:val="00BC030A"/>
    <w:rsid w:val="00BC0379"/>
    <w:rsid w:val="00BC03FE"/>
    <w:rsid w:val="00BC05AF"/>
    <w:rsid w:val="00BC06DC"/>
    <w:rsid w:val="00BC0928"/>
    <w:rsid w:val="00BC0C0D"/>
    <w:rsid w:val="00BC0DEA"/>
    <w:rsid w:val="00BC0F91"/>
    <w:rsid w:val="00BC1019"/>
    <w:rsid w:val="00BC10F8"/>
    <w:rsid w:val="00BC119F"/>
    <w:rsid w:val="00BC128E"/>
    <w:rsid w:val="00BC1582"/>
    <w:rsid w:val="00BC170A"/>
    <w:rsid w:val="00BC1740"/>
    <w:rsid w:val="00BC1798"/>
    <w:rsid w:val="00BC1AEB"/>
    <w:rsid w:val="00BC1D2D"/>
    <w:rsid w:val="00BC2135"/>
    <w:rsid w:val="00BC217E"/>
    <w:rsid w:val="00BC2189"/>
    <w:rsid w:val="00BC2231"/>
    <w:rsid w:val="00BC23B1"/>
    <w:rsid w:val="00BC23BF"/>
    <w:rsid w:val="00BC2449"/>
    <w:rsid w:val="00BC2CAB"/>
    <w:rsid w:val="00BC2D1A"/>
    <w:rsid w:val="00BC2FF3"/>
    <w:rsid w:val="00BC39EE"/>
    <w:rsid w:val="00BC3CA9"/>
    <w:rsid w:val="00BC3CB4"/>
    <w:rsid w:val="00BC3CBD"/>
    <w:rsid w:val="00BC3D7A"/>
    <w:rsid w:val="00BC3E94"/>
    <w:rsid w:val="00BC3F45"/>
    <w:rsid w:val="00BC3FB0"/>
    <w:rsid w:val="00BC42BD"/>
    <w:rsid w:val="00BC4301"/>
    <w:rsid w:val="00BC43DF"/>
    <w:rsid w:val="00BC475F"/>
    <w:rsid w:val="00BC49D8"/>
    <w:rsid w:val="00BC4C90"/>
    <w:rsid w:val="00BC4D5E"/>
    <w:rsid w:val="00BC4D67"/>
    <w:rsid w:val="00BC5137"/>
    <w:rsid w:val="00BC5320"/>
    <w:rsid w:val="00BC5461"/>
    <w:rsid w:val="00BC583F"/>
    <w:rsid w:val="00BC5A72"/>
    <w:rsid w:val="00BC5CE7"/>
    <w:rsid w:val="00BC5DCB"/>
    <w:rsid w:val="00BC6019"/>
    <w:rsid w:val="00BC647E"/>
    <w:rsid w:val="00BC67D6"/>
    <w:rsid w:val="00BC69EC"/>
    <w:rsid w:val="00BC6A82"/>
    <w:rsid w:val="00BC6BA4"/>
    <w:rsid w:val="00BC6BF4"/>
    <w:rsid w:val="00BC6CA0"/>
    <w:rsid w:val="00BC6E2C"/>
    <w:rsid w:val="00BC703C"/>
    <w:rsid w:val="00BC729F"/>
    <w:rsid w:val="00BC733F"/>
    <w:rsid w:val="00BC755F"/>
    <w:rsid w:val="00BC75C7"/>
    <w:rsid w:val="00BC768F"/>
    <w:rsid w:val="00BC77BC"/>
    <w:rsid w:val="00BC7B5A"/>
    <w:rsid w:val="00BC7C47"/>
    <w:rsid w:val="00BC7CF8"/>
    <w:rsid w:val="00BC7E6E"/>
    <w:rsid w:val="00BC7F0B"/>
    <w:rsid w:val="00BC7F16"/>
    <w:rsid w:val="00BC7FE5"/>
    <w:rsid w:val="00BD000B"/>
    <w:rsid w:val="00BD042D"/>
    <w:rsid w:val="00BD04F3"/>
    <w:rsid w:val="00BD0625"/>
    <w:rsid w:val="00BD0758"/>
    <w:rsid w:val="00BD0836"/>
    <w:rsid w:val="00BD0B42"/>
    <w:rsid w:val="00BD0CD3"/>
    <w:rsid w:val="00BD0D30"/>
    <w:rsid w:val="00BD120D"/>
    <w:rsid w:val="00BD1606"/>
    <w:rsid w:val="00BD199E"/>
    <w:rsid w:val="00BD19F1"/>
    <w:rsid w:val="00BD19FC"/>
    <w:rsid w:val="00BD1E2C"/>
    <w:rsid w:val="00BD1E53"/>
    <w:rsid w:val="00BD1FB2"/>
    <w:rsid w:val="00BD20C8"/>
    <w:rsid w:val="00BD2152"/>
    <w:rsid w:val="00BD21C4"/>
    <w:rsid w:val="00BD25B0"/>
    <w:rsid w:val="00BD27BE"/>
    <w:rsid w:val="00BD2950"/>
    <w:rsid w:val="00BD2A0E"/>
    <w:rsid w:val="00BD2B8F"/>
    <w:rsid w:val="00BD2C06"/>
    <w:rsid w:val="00BD3189"/>
    <w:rsid w:val="00BD3455"/>
    <w:rsid w:val="00BD3527"/>
    <w:rsid w:val="00BD35D9"/>
    <w:rsid w:val="00BD3850"/>
    <w:rsid w:val="00BD3A96"/>
    <w:rsid w:val="00BD3CB6"/>
    <w:rsid w:val="00BD3D9B"/>
    <w:rsid w:val="00BD406F"/>
    <w:rsid w:val="00BD44BD"/>
    <w:rsid w:val="00BD491D"/>
    <w:rsid w:val="00BD49BD"/>
    <w:rsid w:val="00BD4B31"/>
    <w:rsid w:val="00BD4CAF"/>
    <w:rsid w:val="00BD4E56"/>
    <w:rsid w:val="00BD4E7B"/>
    <w:rsid w:val="00BD515A"/>
    <w:rsid w:val="00BD51EA"/>
    <w:rsid w:val="00BD5A2A"/>
    <w:rsid w:val="00BD5B7D"/>
    <w:rsid w:val="00BD5C26"/>
    <w:rsid w:val="00BD5FAE"/>
    <w:rsid w:val="00BD602E"/>
    <w:rsid w:val="00BD6074"/>
    <w:rsid w:val="00BD60DF"/>
    <w:rsid w:val="00BD60FE"/>
    <w:rsid w:val="00BD620B"/>
    <w:rsid w:val="00BD650E"/>
    <w:rsid w:val="00BD6621"/>
    <w:rsid w:val="00BD691E"/>
    <w:rsid w:val="00BD6BC4"/>
    <w:rsid w:val="00BD6C5C"/>
    <w:rsid w:val="00BD6D77"/>
    <w:rsid w:val="00BD7463"/>
    <w:rsid w:val="00BD76F5"/>
    <w:rsid w:val="00BD7844"/>
    <w:rsid w:val="00BD78CD"/>
    <w:rsid w:val="00BD7C8F"/>
    <w:rsid w:val="00BD7D82"/>
    <w:rsid w:val="00BD7E1E"/>
    <w:rsid w:val="00BD7EE8"/>
    <w:rsid w:val="00BD7FFD"/>
    <w:rsid w:val="00BE00C5"/>
    <w:rsid w:val="00BE0562"/>
    <w:rsid w:val="00BE07FC"/>
    <w:rsid w:val="00BE0A9F"/>
    <w:rsid w:val="00BE0C4D"/>
    <w:rsid w:val="00BE0CF3"/>
    <w:rsid w:val="00BE0D8A"/>
    <w:rsid w:val="00BE0DFF"/>
    <w:rsid w:val="00BE1258"/>
    <w:rsid w:val="00BE13BB"/>
    <w:rsid w:val="00BE1614"/>
    <w:rsid w:val="00BE172F"/>
    <w:rsid w:val="00BE18A9"/>
    <w:rsid w:val="00BE1F88"/>
    <w:rsid w:val="00BE205B"/>
    <w:rsid w:val="00BE2432"/>
    <w:rsid w:val="00BE273B"/>
    <w:rsid w:val="00BE275D"/>
    <w:rsid w:val="00BE2BDA"/>
    <w:rsid w:val="00BE2CCF"/>
    <w:rsid w:val="00BE2DD9"/>
    <w:rsid w:val="00BE2F1E"/>
    <w:rsid w:val="00BE2FC8"/>
    <w:rsid w:val="00BE30E6"/>
    <w:rsid w:val="00BE32B5"/>
    <w:rsid w:val="00BE33A2"/>
    <w:rsid w:val="00BE3425"/>
    <w:rsid w:val="00BE3480"/>
    <w:rsid w:val="00BE3BED"/>
    <w:rsid w:val="00BE3C46"/>
    <w:rsid w:val="00BE3D67"/>
    <w:rsid w:val="00BE3E78"/>
    <w:rsid w:val="00BE428A"/>
    <w:rsid w:val="00BE465C"/>
    <w:rsid w:val="00BE4DB0"/>
    <w:rsid w:val="00BE4EE6"/>
    <w:rsid w:val="00BE4FCE"/>
    <w:rsid w:val="00BE5033"/>
    <w:rsid w:val="00BE5251"/>
    <w:rsid w:val="00BE52DA"/>
    <w:rsid w:val="00BE535D"/>
    <w:rsid w:val="00BE58C7"/>
    <w:rsid w:val="00BE5A2C"/>
    <w:rsid w:val="00BE5BC4"/>
    <w:rsid w:val="00BE5CC6"/>
    <w:rsid w:val="00BE5F9B"/>
    <w:rsid w:val="00BE6452"/>
    <w:rsid w:val="00BE653D"/>
    <w:rsid w:val="00BE6AE6"/>
    <w:rsid w:val="00BE6F90"/>
    <w:rsid w:val="00BE719A"/>
    <w:rsid w:val="00BE722A"/>
    <w:rsid w:val="00BE733A"/>
    <w:rsid w:val="00BE7C7D"/>
    <w:rsid w:val="00BE7E1A"/>
    <w:rsid w:val="00BE7E33"/>
    <w:rsid w:val="00BF0128"/>
    <w:rsid w:val="00BF080F"/>
    <w:rsid w:val="00BF0931"/>
    <w:rsid w:val="00BF0A1F"/>
    <w:rsid w:val="00BF0EB8"/>
    <w:rsid w:val="00BF0F07"/>
    <w:rsid w:val="00BF1039"/>
    <w:rsid w:val="00BF10FD"/>
    <w:rsid w:val="00BF116E"/>
    <w:rsid w:val="00BF13AE"/>
    <w:rsid w:val="00BF17E9"/>
    <w:rsid w:val="00BF18B5"/>
    <w:rsid w:val="00BF1929"/>
    <w:rsid w:val="00BF1C80"/>
    <w:rsid w:val="00BF1C95"/>
    <w:rsid w:val="00BF1F10"/>
    <w:rsid w:val="00BF22D7"/>
    <w:rsid w:val="00BF2478"/>
    <w:rsid w:val="00BF2551"/>
    <w:rsid w:val="00BF2558"/>
    <w:rsid w:val="00BF25B0"/>
    <w:rsid w:val="00BF2BF8"/>
    <w:rsid w:val="00BF30EE"/>
    <w:rsid w:val="00BF33D4"/>
    <w:rsid w:val="00BF343D"/>
    <w:rsid w:val="00BF3583"/>
    <w:rsid w:val="00BF3BCA"/>
    <w:rsid w:val="00BF3D3F"/>
    <w:rsid w:val="00BF3E56"/>
    <w:rsid w:val="00BF3E84"/>
    <w:rsid w:val="00BF3F2D"/>
    <w:rsid w:val="00BF3F4A"/>
    <w:rsid w:val="00BF3FC9"/>
    <w:rsid w:val="00BF4145"/>
    <w:rsid w:val="00BF4218"/>
    <w:rsid w:val="00BF44BA"/>
    <w:rsid w:val="00BF4584"/>
    <w:rsid w:val="00BF4818"/>
    <w:rsid w:val="00BF4A9B"/>
    <w:rsid w:val="00BF4BA5"/>
    <w:rsid w:val="00BF4D4C"/>
    <w:rsid w:val="00BF4DAB"/>
    <w:rsid w:val="00BF5099"/>
    <w:rsid w:val="00BF534C"/>
    <w:rsid w:val="00BF54E2"/>
    <w:rsid w:val="00BF55A8"/>
    <w:rsid w:val="00BF5A34"/>
    <w:rsid w:val="00BF5F8C"/>
    <w:rsid w:val="00BF6532"/>
    <w:rsid w:val="00BF653F"/>
    <w:rsid w:val="00BF664A"/>
    <w:rsid w:val="00BF668A"/>
    <w:rsid w:val="00BF6D41"/>
    <w:rsid w:val="00BF7035"/>
    <w:rsid w:val="00BF7239"/>
    <w:rsid w:val="00BF73F7"/>
    <w:rsid w:val="00BF741B"/>
    <w:rsid w:val="00BF79EE"/>
    <w:rsid w:val="00BF7ACC"/>
    <w:rsid w:val="00BF7F23"/>
    <w:rsid w:val="00C00258"/>
    <w:rsid w:val="00C002BA"/>
    <w:rsid w:val="00C0050F"/>
    <w:rsid w:val="00C005CC"/>
    <w:rsid w:val="00C00606"/>
    <w:rsid w:val="00C00808"/>
    <w:rsid w:val="00C00898"/>
    <w:rsid w:val="00C00A76"/>
    <w:rsid w:val="00C00AB4"/>
    <w:rsid w:val="00C00AC1"/>
    <w:rsid w:val="00C00CE5"/>
    <w:rsid w:val="00C00E97"/>
    <w:rsid w:val="00C01027"/>
    <w:rsid w:val="00C0103F"/>
    <w:rsid w:val="00C0120A"/>
    <w:rsid w:val="00C01653"/>
    <w:rsid w:val="00C01947"/>
    <w:rsid w:val="00C019FF"/>
    <w:rsid w:val="00C02000"/>
    <w:rsid w:val="00C0224D"/>
    <w:rsid w:val="00C02457"/>
    <w:rsid w:val="00C0268B"/>
    <w:rsid w:val="00C026B7"/>
    <w:rsid w:val="00C026D6"/>
    <w:rsid w:val="00C02B1E"/>
    <w:rsid w:val="00C02BE2"/>
    <w:rsid w:val="00C02C07"/>
    <w:rsid w:val="00C02CB1"/>
    <w:rsid w:val="00C0331E"/>
    <w:rsid w:val="00C0361B"/>
    <w:rsid w:val="00C03F21"/>
    <w:rsid w:val="00C041AD"/>
    <w:rsid w:val="00C042CD"/>
    <w:rsid w:val="00C048C9"/>
    <w:rsid w:val="00C04B32"/>
    <w:rsid w:val="00C05294"/>
    <w:rsid w:val="00C0573D"/>
    <w:rsid w:val="00C05772"/>
    <w:rsid w:val="00C05803"/>
    <w:rsid w:val="00C05829"/>
    <w:rsid w:val="00C0585D"/>
    <w:rsid w:val="00C05B20"/>
    <w:rsid w:val="00C05DCE"/>
    <w:rsid w:val="00C05F30"/>
    <w:rsid w:val="00C060B8"/>
    <w:rsid w:val="00C063BD"/>
    <w:rsid w:val="00C0643F"/>
    <w:rsid w:val="00C067E2"/>
    <w:rsid w:val="00C0683F"/>
    <w:rsid w:val="00C0690B"/>
    <w:rsid w:val="00C06A33"/>
    <w:rsid w:val="00C06AE9"/>
    <w:rsid w:val="00C06D8A"/>
    <w:rsid w:val="00C06D90"/>
    <w:rsid w:val="00C06E06"/>
    <w:rsid w:val="00C06FD1"/>
    <w:rsid w:val="00C07120"/>
    <w:rsid w:val="00C0756A"/>
    <w:rsid w:val="00C07728"/>
    <w:rsid w:val="00C077D9"/>
    <w:rsid w:val="00C07AA0"/>
    <w:rsid w:val="00C07AC3"/>
    <w:rsid w:val="00C07C00"/>
    <w:rsid w:val="00C1044E"/>
    <w:rsid w:val="00C1056B"/>
    <w:rsid w:val="00C106F8"/>
    <w:rsid w:val="00C107F5"/>
    <w:rsid w:val="00C10940"/>
    <w:rsid w:val="00C109A9"/>
    <w:rsid w:val="00C10C0F"/>
    <w:rsid w:val="00C10E58"/>
    <w:rsid w:val="00C10E93"/>
    <w:rsid w:val="00C10F32"/>
    <w:rsid w:val="00C111D9"/>
    <w:rsid w:val="00C11255"/>
    <w:rsid w:val="00C114AA"/>
    <w:rsid w:val="00C11663"/>
    <w:rsid w:val="00C11855"/>
    <w:rsid w:val="00C118B0"/>
    <w:rsid w:val="00C11B2A"/>
    <w:rsid w:val="00C11BA5"/>
    <w:rsid w:val="00C11C26"/>
    <w:rsid w:val="00C11F15"/>
    <w:rsid w:val="00C120BC"/>
    <w:rsid w:val="00C1231F"/>
    <w:rsid w:val="00C12916"/>
    <w:rsid w:val="00C1292C"/>
    <w:rsid w:val="00C12A14"/>
    <w:rsid w:val="00C12BF8"/>
    <w:rsid w:val="00C12E17"/>
    <w:rsid w:val="00C1303B"/>
    <w:rsid w:val="00C1307A"/>
    <w:rsid w:val="00C13121"/>
    <w:rsid w:val="00C136F0"/>
    <w:rsid w:val="00C13823"/>
    <w:rsid w:val="00C1398E"/>
    <w:rsid w:val="00C13ADB"/>
    <w:rsid w:val="00C13BB9"/>
    <w:rsid w:val="00C13E9B"/>
    <w:rsid w:val="00C13EBD"/>
    <w:rsid w:val="00C13ECA"/>
    <w:rsid w:val="00C13F17"/>
    <w:rsid w:val="00C14068"/>
    <w:rsid w:val="00C140DF"/>
    <w:rsid w:val="00C1476F"/>
    <w:rsid w:val="00C149BC"/>
    <w:rsid w:val="00C14CBF"/>
    <w:rsid w:val="00C14DF1"/>
    <w:rsid w:val="00C14DFC"/>
    <w:rsid w:val="00C14EE2"/>
    <w:rsid w:val="00C14F0E"/>
    <w:rsid w:val="00C14FC4"/>
    <w:rsid w:val="00C15054"/>
    <w:rsid w:val="00C15255"/>
    <w:rsid w:val="00C1540F"/>
    <w:rsid w:val="00C1561E"/>
    <w:rsid w:val="00C15670"/>
    <w:rsid w:val="00C15743"/>
    <w:rsid w:val="00C15AAE"/>
    <w:rsid w:val="00C15D58"/>
    <w:rsid w:val="00C16040"/>
    <w:rsid w:val="00C1608C"/>
    <w:rsid w:val="00C160B2"/>
    <w:rsid w:val="00C1617D"/>
    <w:rsid w:val="00C1619F"/>
    <w:rsid w:val="00C161BD"/>
    <w:rsid w:val="00C1677A"/>
    <w:rsid w:val="00C16BA3"/>
    <w:rsid w:val="00C16BC0"/>
    <w:rsid w:val="00C16E04"/>
    <w:rsid w:val="00C17267"/>
    <w:rsid w:val="00C1754E"/>
    <w:rsid w:val="00C17592"/>
    <w:rsid w:val="00C178DC"/>
    <w:rsid w:val="00C1794D"/>
    <w:rsid w:val="00C17B2E"/>
    <w:rsid w:val="00C17CFE"/>
    <w:rsid w:val="00C17D54"/>
    <w:rsid w:val="00C17FD1"/>
    <w:rsid w:val="00C2004E"/>
    <w:rsid w:val="00C20068"/>
    <w:rsid w:val="00C2017A"/>
    <w:rsid w:val="00C20328"/>
    <w:rsid w:val="00C204A6"/>
    <w:rsid w:val="00C206C6"/>
    <w:rsid w:val="00C206F6"/>
    <w:rsid w:val="00C209BA"/>
    <w:rsid w:val="00C20A32"/>
    <w:rsid w:val="00C20DE2"/>
    <w:rsid w:val="00C20F21"/>
    <w:rsid w:val="00C21056"/>
    <w:rsid w:val="00C213D4"/>
    <w:rsid w:val="00C213FF"/>
    <w:rsid w:val="00C21742"/>
    <w:rsid w:val="00C219F4"/>
    <w:rsid w:val="00C21B54"/>
    <w:rsid w:val="00C21C52"/>
    <w:rsid w:val="00C21DB8"/>
    <w:rsid w:val="00C21E94"/>
    <w:rsid w:val="00C21F3C"/>
    <w:rsid w:val="00C220C0"/>
    <w:rsid w:val="00C220F2"/>
    <w:rsid w:val="00C2226A"/>
    <w:rsid w:val="00C222EC"/>
    <w:rsid w:val="00C22376"/>
    <w:rsid w:val="00C22606"/>
    <w:rsid w:val="00C22633"/>
    <w:rsid w:val="00C22711"/>
    <w:rsid w:val="00C227DF"/>
    <w:rsid w:val="00C22E3E"/>
    <w:rsid w:val="00C230A9"/>
    <w:rsid w:val="00C230E5"/>
    <w:rsid w:val="00C2320A"/>
    <w:rsid w:val="00C2327E"/>
    <w:rsid w:val="00C233B8"/>
    <w:rsid w:val="00C2388B"/>
    <w:rsid w:val="00C238AA"/>
    <w:rsid w:val="00C2396B"/>
    <w:rsid w:val="00C239AD"/>
    <w:rsid w:val="00C23B7F"/>
    <w:rsid w:val="00C2407D"/>
    <w:rsid w:val="00C24148"/>
    <w:rsid w:val="00C241E0"/>
    <w:rsid w:val="00C24319"/>
    <w:rsid w:val="00C2431C"/>
    <w:rsid w:val="00C2433D"/>
    <w:rsid w:val="00C2472A"/>
    <w:rsid w:val="00C2478D"/>
    <w:rsid w:val="00C248CD"/>
    <w:rsid w:val="00C24BF4"/>
    <w:rsid w:val="00C24C3A"/>
    <w:rsid w:val="00C24CD3"/>
    <w:rsid w:val="00C24D05"/>
    <w:rsid w:val="00C2533E"/>
    <w:rsid w:val="00C25544"/>
    <w:rsid w:val="00C255D4"/>
    <w:rsid w:val="00C25A9A"/>
    <w:rsid w:val="00C25C5F"/>
    <w:rsid w:val="00C25CA9"/>
    <w:rsid w:val="00C262AF"/>
    <w:rsid w:val="00C26343"/>
    <w:rsid w:val="00C26409"/>
    <w:rsid w:val="00C265BF"/>
    <w:rsid w:val="00C267F2"/>
    <w:rsid w:val="00C26883"/>
    <w:rsid w:val="00C26956"/>
    <w:rsid w:val="00C26A2B"/>
    <w:rsid w:val="00C26A4D"/>
    <w:rsid w:val="00C26AE4"/>
    <w:rsid w:val="00C26B01"/>
    <w:rsid w:val="00C26B99"/>
    <w:rsid w:val="00C26BCC"/>
    <w:rsid w:val="00C26ED1"/>
    <w:rsid w:val="00C26F23"/>
    <w:rsid w:val="00C26FC7"/>
    <w:rsid w:val="00C273DB"/>
    <w:rsid w:val="00C27968"/>
    <w:rsid w:val="00C27AC4"/>
    <w:rsid w:val="00C27BA4"/>
    <w:rsid w:val="00C300B2"/>
    <w:rsid w:val="00C307F8"/>
    <w:rsid w:val="00C3082D"/>
    <w:rsid w:val="00C30ABB"/>
    <w:rsid w:val="00C30ABE"/>
    <w:rsid w:val="00C30B66"/>
    <w:rsid w:val="00C30BF7"/>
    <w:rsid w:val="00C30C26"/>
    <w:rsid w:val="00C30EDD"/>
    <w:rsid w:val="00C30F3C"/>
    <w:rsid w:val="00C311CE"/>
    <w:rsid w:val="00C31382"/>
    <w:rsid w:val="00C31595"/>
    <w:rsid w:val="00C3183C"/>
    <w:rsid w:val="00C31D62"/>
    <w:rsid w:val="00C31D73"/>
    <w:rsid w:val="00C3212D"/>
    <w:rsid w:val="00C32427"/>
    <w:rsid w:val="00C3244C"/>
    <w:rsid w:val="00C325CF"/>
    <w:rsid w:val="00C325FD"/>
    <w:rsid w:val="00C32638"/>
    <w:rsid w:val="00C32647"/>
    <w:rsid w:val="00C32683"/>
    <w:rsid w:val="00C327B4"/>
    <w:rsid w:val="00C32973"/>
    <w:rsid w:val="00C32B95"/>
    <w:rsid w:val="00C32E9D"/>
    <w:rsid w:val="00C33195"/>
    <w:rsid w:val="00C3322A"/>
    <w:rsid w:val="00C332F8"/>
    <w:rsid w:val="00C3338E"/>
    <w:rsid w:val="00C333D0"/>
    <w:rsid w:val="00C334F1"/>
    <w:rsid w:val="00C33522"/>
    <w:rsid w:val="00C335B5"/>
    <w:rsid w:val="00C33618"/>
    <w:rsid w:val="00C33768"/>
    <w:rsid w:val="00C337A5"/>
    <w:rsid w:val="00C33F9C"/>
    <w:rsid w:val="00C34095"/>
    <w:rsid w:val="00C3415C"/>
    <w:rsid w:val="00C341F0"/>
    <w:rsid w:val="00C343DB"/>
    <w:rsid w:val="00C344F2"/>
    <w:rsid w:val="00C345EF"/>
    <w:rsid w:val="00C34741"/>
    <w:rsid w:val="00C34ACC"/>
    <w:rsid w:val="00C34B8E"/>
    <w:rsid w:val="00C34CAA"/>
    <w:rsid w:val="00C34E1F"/>
    <w:rsid w:val="00C34EA0"/>
    <w:rsid w:val="00C353DA"/>
    <w:rsid w:val="00C35683"/>
    <w:rsid w:val="00C356C0"/>
    <w:rsid w:val="00C356F0"/>
    <w:rsid w:val="00C35A3C"/>
    <w:rsid w:val="00C35A56"/>
    <w:rsid w:val="00C35E6F"/>
    <w:rsid w:val="00C35FAB"/>
    <w:rsid w:val="00C36256"/>
    <w:rsid w:val="00C363A8"/>
    <w:rsid w:val="00C3644F"/>
    <w:rsid w:val="00C364CF"/>
    <w:rsid w:val="00C36784"/>
    <w:rsid w:val="00C369CB"/>
    <w:rsid w:val="00C36A3C"/>
    <w:rsid w:val="00C36A6D"/>
    <w:rsid w:val="00C36A7A"/>
    <w:rsid w:val="00C36C11"/>
    <w:rsid w:val="00C36E33"/>
    <w:rsid w:val="00C36EC0"/>
    <w:rsid w:val="00C37282"/>
    <w:rsid w:val="00C37452"/>
    <w:rsid w:val="00C37603"/>
    <w:rsid w:val="00C37638"/>
    <w:rsid w:val="00C376BF"/>
    <w:rsid w:val="00C3789F"/>
    <w:rsid w:val="00C37943"/>
    <w:rsid w:val="00C37BD5"/>
    <w:rsid w:val="00C37CDE"/>
    <w:rsid w:val="00C37DB7"/>
    <w:rsid w:val="00C37DFD"/>
    <w:rsid w:val="00C37E2B"/>
    <w:rsid w:val="00C400E2"/>
    <w:rsid w:val="00C40134"/>
    <w:rsid w:val="00C40169"/>
    <w:rsid w:val="00C40198"/>
    <w:rsid w:val="00C4038A"/>
    <w:rsid w:val="00C40424"/>
    <w:rsid w:val="00C40455"/>
    <w:rsid w:val="00C40457"/>
    <w:rsid w:val="00C4054E"/>
    <w:rsid w:val="00C409AA"/>
    <w:rsid w:val="00C40D37"/>
    <w:rsid w:val="00C40E44"/>
    <w:rsid w:val="00C40ED7"/>
    <w:rsid w:val="00C4134A"/>
    <w:rsid w:val="00C414AB"/>
    <w:rsid w:val="00C414ED"/>
    <w:rsid w:val="00C415C2"/>
    <w:rsid w:val="00C4194E"/>
    <w:rsid w:val="00C41B57"/>
    <w:rsid w:val="00C41B77"/>
    <w:rsid w:val="00C41DF3"/>
    <w:rsid w:val="00C421AB"/>
    <w:rsid w:val="00C422BA"/>
    <w:rsid w:val="00C4239D"/>
    <w:rsid w:val="00C42548"/>
    <w:rsid w:val="00C42815"/>
    <w:rsid w:val="00C42988"/>
    <w:rsid w:val="00C42A49"/>
    <w:rsid w:val="00C42AD6"/>
    <w:rsid w:val="00C42B58"/>
    <w:rsid w:val="00C42C72"/>
    <w:rsid w:val="00C42E6D"/>
    <w:rsid w:val="00C43397"/>
    <w:rsid w:val="00C43727"/>
    <w:rsid w:val="00C43748"/>
    <w:rsid w:val="00C437B9"/>
    <w:rsid w:val="00C437C5"/>
    <w:rsid w:val="00C43A45"/>
    <w:rsid w:val="00C43D98"/>
    <w:rsid w:val="00C43EA7"/>
    <w:rsid w:val="00C442D0"/>
    <w:rsid w:val="00C44B3E"/>
    <w:rsid w:val="00C44D21"/>
    <w:rsid w:val="00C455B7"/>
    <w:rsid w:val="00C4578F"/>
    <w:rsid w:val="00C45975"/>
    <w:rsid w:val="00C45AE3"/>
    <w:rsid w:val="00C45AF9"/>
    <w:rsid w:val="00C45BA1"/>
    <w:rsid w:val="00C45CC5"/>
    <w:rsid w:val="00C45CE9"/>
    <w:rsid w:val="00C45EBB"/>
    <w:rsid w:val="00C460CB"/>
    <w:rsid w:val="00C461AE"/>
    <w:rsid w:val="00C46438"/>
    <w:rsid w:val="00C464F0"/>
    <w:rsid w:val="00C469BB"/>
    <w:rsid w:val="00C46A1C"/>
    <w:rsid w:val="00C46DAE"/>
    <w:rsid w:val="00C47168"/>
    <w:rsid w:val="00C47213"/>
    <w:rsid w:val="00C4734D"/>
    <w:rsid w:val="00C4772D"/>
    <w:rsid w:val="00C4785D"/>
    <w:rsid w:val="00C47D2A"/>
    <w:rsid w:val="00C47EAD"/>
    <w:rsid w:val="00C501C3"/>
    <w:rsid w:val="00C503AC"/>
    <w:rsid w:val="00C503B2"/>
    <w:rsid w:val="00C5066F"/>
    <w:rsid w:val="00C506BC"/>
    <w:rsid w:val="00C50870"/>
    <w:rsid w:val="00C50CC1"/>
    <w:rsid w:val="00C50CE3"/>
    <w:rsid w:val="00C50D7F"/>
    <w:rsid w:val="00C50DF6"/>
    <w:rsid w:val="00C50FB2"/>
    <w:rsid w:val="00C510C8"/>
    <w:rsid w:val="00C510F1"/>
    <w:rsid w:val="00C51102"/>
    <w:rsid w:val="00C51594"/>
    <w:rsid w:val="00C51B04"/>
    <w:rsid w:val="00C51C9E"/>
    <w:rsid w:val="00C51DDA"/>
    <w:rsid w:val="00C51E02"/>
    <w:rsid w:val="00C51F2A"/>
    <w:rsid w:val="00C525F9"/>
    <w:rsid w:val="00C5267D"/>
    <w:rsid w:val="00C52692"/>
    <w:rsid w:val="00C5289E"/>
    <w:rsid w:val="00C529E2"/>
    <w:rsid w:val="00C52D62"/>
    <w:rsid w:val="00C52FB4"/>
    <w:rsid w:val="00C5307F"/>
    <w:rsid w:val="00C530F7"/>
    <w:rsid w:val="00C53324"/>
    <w:rsid w:val="00C5342C"/>
    <w:rsid w:val="00C53435"/>
    <w:rsid w:val="00C53BA6"/>
    <w:rsid w:val="00C53C6B"/>
    <w:rsid w:val="00C54036"/>
    <w:rsid w:val="00C540BC"/>
    <w:rsid w:val="00C54460"/>
    <w:rsid w:val="00C54AFD"/>
    <w:rsid w:val="00C54B5F"/>
    <w:rsid w:val="00C54CE9"/>
    <w:rsid w:val="00C54D45"/>
    <w:rsid w:val="00C5523C"/>
    <w:rsid w:val="00C552A6"/>
    <w:rsid w:val="00C552D5"/>
    <w:rsid w:val="00C553E9"/>
    <w:rsid w:val="00C55695"/>
    <w:rsid w:val="00C5572D"/>
    <w:rsid w:val="00C558FA"/>
    <w:rsid w:val="00C55A02"/>
    <w:rsid w:val="00C55F3E"/>
    <w:rsid w:val="00C55FED"/>
    <w:rsid w:val="00C56067"/>
    <w:rsid w:val="00C56120"/>
    <w:rsid w:val="00C564F7"/>
    <w:rsid w:val="00C566E2"/>
    <w:rsid w:val="00C56948"/>
    <w:rsid w:val="00C56D41"/>
    <w:rsid w:val="00C56D6A"/>
    <w:rsid w:val="00C57030"/>
    <w:rsid w:val="00C57106"/>
    <w:rsid w:val="00C57575"/>
    <w:rsid w:val="00C57837"/>
    <w:rsid w:val="00C57AC6"/>
    <w:rsid w:val="00C57C18"/>
    <w:rsid w:val="00C57E36"/>
    <w:rsid w:val="00C57F37"/>
    <w:rsid w:val="00C57F87"/>
    <w:rsid w:val="00C57FD7"/>
    <w:rsid w:val="00C60005"/>
    <w:rsid w:val="00C600E0"/>
    <w:rsid w:val="00C603ED"/>
    <w:rsid w:val="00C60427"/>
    <w:rsid w:val="00C605B6"/>
    <w:rsid w:val="00C607A1"/>
    <w:rsid w:val="00C607FE"/>
    <w:rsid w:val="00C60847"/>
    <w:rsid w:val="00C60AA2"/>
    <w:rsid w:val="00C60B6E"/>
    <w:rsid w:val="00C60FAF"/>
    <w:rsid w:val="00C61102"/>
    <w:rsid w:val="00C6155E"/>
    <w:rsid w:val="00C6183C"/>
    <w:rsid w:val="00C61DA3"/>
    <w:rsid w:val="00C61DC5"/>
    <w:rsid w:val="00C61EC8"/>
    <w:rsid w:val="00C62014"/>
    <w:rsid w:val="00C62260"/>
    <w:rsid w:val="00C62482"/>
    <w:rsid w:val="00C6251C"/>
    <w:rsid w:val="00C629BA"/>
    <w:rsid w:val="00C629DA"/>
    <w:rsid w:val="00C62EB7"/>
    <w:rsid w:val="00C63125"/>
    <w:rsid w:val="00C634A2"/>
    <w:rsid w:val="00C63504"/>
    <w:rsid w:val="00C6408D"/>
    <w:rsid w:val="00C6450F"/>
    <w:rsid w:val="00C6488F"/>
    <w:rsid w:val="00C64924"/>
    <w:rsid w:val="00C64ACC"/>
    <w:rsid w:val="00C64D38"/>
    <w:rsid w:val="00C64EE7"/>
    <w:rsid w:val="00C651C5"/>
    <w:rsid w:val="00C65318"/>
    <w:rsid w:val="00C65590"/>
    <w:rsid w:val="00C65E61"/>
    <w:rsid w:val="00C6645E"/>
    <w:rsid w:val="00C665AE"/>
    <w:rsid w:val="00C66668"/>
    <w:rsid w:val="00C668F0"/>
    <w:rsid w:val="00C66BF2"/>
    <w:rsid w:val="00C6716D"/>
    <w:rsid w:val="00C671D6"/>
    <w:rsid w:val="00C675AD"/>
    <w:rsid w:val="00C67686"/>
    <w:rsid w:val="00C67D4A"/>
    <w:rsid w:val="00C702A7"/>
    <w:rsid w:val="00C70388"/>
    <w:rsid w:val="00C7063A"/>
    <w:rsid w:val="00C70856"/>
    <w:rsid w:val="00C709C9"/>
    <w:rsid w:val="00C70A8E"/>
    <w:rsid w:val="00C70ADB"/>
    <w:rsid w:val="00C70FDB"/>
    <w:rsid w:val="00C71025"/>
    <w:rsid w:val="00C7106A"/>
    <w:rsid w:val="00C7125C"/>
    <w:rsid w:val="00C716B4"/>
    <w:rsid w:val="00C71725"/>
    <w:rsid w:val="00C71807"/>
    <w:rsid w:val="00C71859"/>
    <w:rsid w:val="00C71A0C"/>
    <w:rsid w:val="00C71CE1"/>
    <w:rsid w:val="00C71D65"/>
    <w:rsid w:val="00C71F63"/>
    <w:rsid w:val="00C71FA7"/>
    <w:rsid w:val="00C7200E"/>
    <w:rsid w:val="00C7235E"/>
    <w:rsid w:val="00C724A6"/>
    <w:rsid w:val="00C72631"/>
    <w:rsid w:val="00C72737"/>
    <w:rsid w:val="00C7285C"/>
    <w:rsid w:val="00C72B18"/>
    <w:rsid w:val="00C72D67"/>
    <w:rsid w:val="00C730DD"/>
    <w:rsid w:val="00C732CB"/>
    <w:rsid w:val="00C7332B"/>
    <w:rsid w:val="00C735AD"/>
    <w:rsid w:val="00C735C4"/>
    <w:rsid w:val="00C738F8"/>
    <w:rsid w:val="00C73A8D"/>
    <w:rsid w:val="00C73CC6"/>
    <w:rsid w:val="00C73CCF"/>
    <w:rsid w:val="00C73E3C"/>
    <w:rsid w:val="00C73E7A"/>
    <w:rsid w:val="00C73F29"/>
    <w:rsid w:val="00C7405B"/>
    <w:rsid w:val="00C741FA"/>
    <w:rsid w:val="00C74434"/>
    <w:rsid w:val="00C746C0"/>
    <w:rsid w:val="00C7477A"/>
    <w:rsid w:val="00C7485D"/>
    <w:rsid w:val="00C74F8F"/>
    <w:rsid w:val="00C75385"/>
    <w:rsid w:val="00C75651"/>
    <w:rsid w:val="00C75847"/>
    <w:rsid w:val="00C758C4"/>
    <w:rsid w:val="00C75C44"/>
    <w:rsid w:val="00C75C60"/>
    <w:rsid w:val="00C75DFD"/>
    <w:rsid w:val="00C75E38"/>
    <w:rsid w:val="00C75EAA"/>
    <w:rsid w:val="00C7602C"/>
    <w:rsid w:val="00C76185"/>
    <w:rsid w:val="00C762A9"/>
    <w:rsid w:val="00C762D3"/>
    <w:rsid w:val="00C7655D"/>
    <w:rsid w:val="00C76DC1"/>
    <w:rsid w:val="00C76FCC"/>
    <w:rsid w:val="00C77280"/>
    <w:rsid w:val="00C772A2"/>
    <w:rsid w:val="00C77314"/>
    <w:rsid w:val="00C77C03"/>
    <w:rsid w:val="00C77E1F"/>
    <w:rsid w:val="00C77FFB"/>
    <w:rsid w:val="00C80018"/>
    <w:rsid w:val="00C8010B"/>
    <w:rsid w:val="00C80334"/>
    <w:rsid w:val="00C80475"/>
    <w:rsid w:val="00C8072D"/>
    <w:rsid w:val="00C80918"/>
    <w:rsid w:val="00C80C05"/>
    <w:rsid w:val="00C80DA4"/>
    <w:rsid w:val="00C80EE4"/>
    <w:rsid w:val="00C80F21"/>
    <w:rsid w:val="00C80FE5"/>
    <w:rsid w:val="00C81039"/>
    <w:rsid w:val="00C81047"/>
    <w:rsid w:val="00C8127D"/>
    <w:rsid w:val="00C81539"/>
    <w:rsid w:val="00C815C8"/>
    <w:rsid w:val="00C81847"/>
    <w:rsid w:val="00C8185F"/>
    <w:rsid w:val="00C818EF"/>
    <w:rsid w:val="00C81B8D"/>
    <w:rsid w:val="00C81C08"/>
    <w:rsid w:val="00C8208F"/>
    <w:rsid w:val="00C820FA"/>
    <w:rsid w:val="00C826A8"/>
    <w:rsid w:val="00C828A3"/>
    <w:rsid w:val="00C829F1"/>
    <w:rsid w:val="00C82A22"/>
    <w:rsid w:val="00C82B0E"/>
    <w:rsid w:val="00C82CE6"/>
    <w:rsid w:val="00C82D02"/>
    <w:rsid w:val="00C82DB5"/>
    <w:rsid w:val="00C8341B"/>
    <w:rsid w:val="00C83444"/>
    <w:rsid w:val="00C838E0"/>
    <w:rsid w:val="00C83A71"/>
    <w:rsid w:val="00C83B1D"/>
    <w:rsid w:val="00C83BC0"/>
    <w:rsid w:val="00C84168"/>
    <w:rsid w:val="00C84223"/>
    <w:rsid w:val="00C84340"/>
    <w:rsid w:val="00C84541"/>
    <w:rsid w:val="00C84949"/>
    <w:rsid w:val="00C84B13"/>
    <w:rsid w:val="00C84BCB"/>
    <w:rsid w:val="00C84C4F"/>
    <w:rsid w:val="00C84E36"/>
    <w:rsid w:val="00C84F0C"/>
    <w:rsid w:val="00C8500E"/>
    <w:rsid w:val="00C85681"/>
    <w:rsid w:val="00C856EA"/>
    <w:rsid w:val="00C85820"/>
    <w:rsid w:val="00C85938"/>
    <w:rsid w:val="00C85DB9"/>
    <w:rsid w:val="00C85E05"/>
    <w:rsid w:val="00C8618F"/>
    <w:rsid w:val="00C864DB"/>
    <w:rsid w:val="00C86568"/>
    <w:rsid w:val="00C8662B"/>
    <w:rsid w:val="00C868B8"/>
    <w:rsid w:val="00C868C8"/>
    <w:rsid w:val="00C868E4"/>
    <w:rsid w:val="00C86AF8"/>
    <w:rsid w:val="00C86B2B"/>
    <w:rsid w:val="00C86B2E"/>
    <w:rsid w:val="00C86D9E"/>
    <w:rsid w:val="00C8705D"/>
    <w:rsid w:val="00C8743B"/>
    <w:rsid w:val="00C8775F"/>
    <w:rsid w:val="00C8785C"/>
    <w:rsid w:val="00C87D4B"/>
    <w:rsid w:val="00C87FD8"/>
    <w:rsid w:val="00C9024F"/>
    <w:rsid w:val="00C903C0"/>
    <w:rsid w:val="00C904E2"/>
    <w:rsid w:val="00C905AB"/>
    <w:rsid w:val="00C90BC7"/>
    <w:rsid w:val="00C90E21"/>
    <w:rsid w:val="00C910C9"/>
    <w:rsid w:val="00C9128B"/>
    <w:rsid w:val="00C914CB"/>
    <w:rsid w:val="00C91550"/>
    <w:rsid w:val="00C9155B"/>
    <w:rsid w:val="00C917FD"/>
    <w:rsid w:val="00C91959"/>
    <w:rsid w:val="00C91998"/>
    <w:rsid w:val="00C919FA"/>
    <w:rsid w:val="00C91B38"/>
    <w:rsid w:val="00C91E0F"/>
    <w:rsid w:val="00C92091"/>
    <w:rsid w:val="00C923B7"/>
    <w:rsid w:val="00C92656"/>
    <w:rsid w:val="00C92828"/>
    <w:rsid w:val="00C92887"/>
    <w:rsid w:val="00C92A4D"/>
    <w:rsid w:val="00C92A53"/>
    <w:rsid w:val="00C93091"/>
    <w:rsid w:val="00C93304"/>
    <w:rsid w:val="00C9393E"/>
    <w:rsid w:val="00C93A25"/>
    <w:rsid w:val="00C93AEF"/>
    <w:rsid w:val="00C93BF3"/>
    <w:rsid w:val="00C93CBF"/>
    <w:rsid w:val="00C93EF3"/>
    <w:rsid w:val="00C941CB"/>
    <w:rsid w:val="00C9430C"/>
    <w:rsid w:val="00C94398"/>
    <w:rsid w:val="00C945C1"/>
    <w:rsid w:val="00C94635"/>
    <w:rsid w:val="00C9463B"/>
    <w:rsid w:val="00C9477B"/>
    <w:rsid w:val="00C95168"/>
    <w:rsid w:val="00C951B9"/>
    <w:rsid w:val="00C9524F"/>
    <w:rsid w:val="00C952AF"/>
    <w:rsid w:val="00C953B8"/>
    <w:rsid w:val="00C9544C"/>
    <w:rsid w:val="00C9562C"/>
    <w:rsid w:val="00C95927"/>
    <w:rsid w:val="00C95B4C"/>
    <w:rsid w:val="00C95C34"/>
    <w:rsid w:val="00C95E85"/>
    <w:rsid w:val="00C95F03"/>
    <w:rsid w:val="00C9618C"/>
    <w:rsid w:val="00C962AE"/>
    <w:rsid w:val="00C96650"/>
    <w:rsid w:val="00C9669E"/>
    <w:rsid w:val="00C96899"/>
    <w:rsid w:val="00C96B2F"/>
    <w:rsid w:val="00C96B6E"/>
    <w:rsid w:val="00C96CD0"/>
    <w:rsid w:val="00C96D25"/>
    <w:rsid w:val="00C96F26"/>
    <w:rsid w:val="00C9756F"/>
    <w:rsid w:val="00C975AB"/>
    <w:rsid w:val="00C97776"/>
    <w:rsid w:val="00C97876"/>
    <w:rsid w:val="00C97BA8"/>
    <w:rsid w:val="00CA067B"/>
    <w:rsid w:val="00CA0712"/>
    <w:rsid w:val="00CA083E"/>
    <w:rsid w:val="00CA090B"/>
    <w:rsid w:val="00CA0E40"/>
    <w:rsid w:val="00CA0FC1"/>
    <w:rsid w:val="00CA13B7"/>
    <w:rsid w:val="00CA1723"/>
    <w:rsid w:val="00CA18ED"/>
    <w:rsid w:val="00CA1A49"/>
    <w:rsid w:val="00CA1A5D"/>
    <w:rsid w:val="00CA23DE"/>
    <w:rsid w:val="00CA29FD"/>
    <w:rsid w:val="00CA338B"/>
    <w:rsid w:val="00CA33E6"/>
    <w:rsid w:val="00CA35C7"/>
    <w:rsid w:val="00CA390F"/>
    <w:rsid w:val="00CA3E19"/>
    <w:rsid w:val="00CA3FE8"/>
    <w:rsid w:val="00CA4125"/>
    <w:rsid w:val="00CA4157"/>
    <w:rsid w:val="00CA415B"/>
    <w:rsid w:val="00CA41DF"/>
    <w:rsid w:val="00CA449F"/>
    <w:rsid w:val="00CA4704"/>
    <w:rsid w:val="00CA47C9"/>
    <w:rsid w:val="00CA4872"/>
    <w:rsid w:val="00CA4C74"/>
    <w:rsid w:val="00CA4C78"/>
    <w:rsid w:val="00CA4CF9"/>
    <w:rsid w:val="00CA4D6B"/>
    <w:rsid w:val="00CA4F15"/>
    <w:rsid w:val="00CA4F22"/>
    <w:rsid w:val="00CA4F9C"/>
    <w:rsid w:val="00CA509B"/>
    <w:rsid w:val="00CA52C5"/>
    <w:rsid w:val="00CA5515"/>
    <w:rsid w:val="00CA55A8"/>
    <w:rsid w:val="00CA57E7"/>
    <w:rsid w:val="00CA61B9"/>
    <w:rsid w:val="00CA64D2"/>
    <w:rsid w:val="00CA64EB"/>
    <w:rsid w:val="00CA660E"/>
    <w:rsid w:val="00CA67E1"/>
    <w:rsid w:val="00CA684B"/>
    <w:rsid w:val="00CA6943"/>
    <w:rsid w:val="00CA6D01"/>
    <w:rsid w:val="00CA6E58"/>
    <w:rsid w:val="00CA6F1D"/>
    <w:rsid w:val="00CA6F50"/>
    <w:rsid w:val="00CA7016"/>
    <w:rsid w:val="00CA70A3"/>
    <w:rsid w:val="00CA7566"/>
    <w:rsid w:val="00CA7912"/>
    <w:rsid w:val="00CA79A3"/>
    <w:rsid w:val="00CA7A9D"/>
    <w:rsid w:val="00CA7B5D"/>
    <w:rsid w:val="00CA7B81"/>
    <w:rsid w:val="00CA7B86"/>
    <w:rsid w:val="00CA7D37"/>
    <w:rsid w:val="00CA7F13"/>
    <w:rsid w:val="00CB00B2"/>
    <w:rsid w:val="00CB01EB"/>
    <w:rsid w:val="00CB0380"/>
    <w:rsid w:val="00CB0443"/>
    <w:rsid w:val="00CB066D"/>
    <w:rsid w:val="00CB06D0"/>
    <w:rsid w:val="00CB0702"/>
    <w:rsid w:val="00CB07E7"/>
    <w:rsid w:val="00CB0B52"/>
    <w:rsid w:val="00CB0CDB"/>
    <w:rsid w:val="00CB0F82"/>
    <w:rsid w:val="00CB100C"/>
    <w:rsid w:val="00CB1031"/>
    <w:rsid w:val="00CB12DF"/>
    <w:rsid w:val="00CB1914"/>
    <w:rsid w:val="00CB1D2A"/>
    <w:rsid w:val="00CB2864"/>
    <w:rsid w:val="00CB29DE"/>
    <w:rsid w:val="00CB2B15"/>
    <w:rsid w:val="00CB2F6F"/>
    <w:rsid w:val="00CB3165"/>
    <w:rsid w:val="00CB3383"/>
    <w:rsid w:val="00CB3479"/>
    <w:rsid w:val="00CB34AC"/>
    <w:rsid w:val="00CB3676"/>
    <w:rsid w:val="00CB37FE"/>
    <w:rsid w:val="00CB3AE8"/>
    <w:rsid w:val="00CB3DC7"/>
    <w:rsid w:val="00CB3E3D"/>
    <w:rsid w:val="00CB3EBE"/>
    <w:rsid w:val="00CB439F"/>
    <w:rsid w:val="00CB44E7"/>
    <w:rsid w:val="00CB478C"/>
    <w:rsid w:val="00CB4AF3"/>
    <w:rsid w:val="00CB4C11"/>
    <w:rsid w:val="00CB4E6D"/>
    <w:rsid w:val="00CB4F56"/>
    <w:rsid w:val="00CB53DB"/>
    <w:rsid w:val="00CB546C"/>
    <w:rsid w:val="00CB54B6"/>
    <w:rsid w:val="00CB58A8"/>
    <w:rsid w:val="00CB5C65"/>
    <w:rsid w:val="00CB6180"/>
    <w:rsid w:val="00CB61DD"/>
    <w:rsid w:val="00CB62DF"/>
    <w:rsid w:val="00CB62F2"/>
    <w:rsid w:val="00CB6533"/>
    <w:rsid w:val="00CB66FF"/>
    <w:rsid w:val="00CB690A"/>
    <w:rsid w:val="00CB6AAE"/>
    <w:rsid w:val="00CB6AB8"/>
    <w:rsid w:val="00CB6EC9"/>
    <w:rsid w:val="00CB6F12"/>
    <w:rsid w:val="00CB7023"/>
    <w:rsid w:val="00CB731F"/>
    <w:rsid w:val="00CB755B"/>
    <w:rsid w:val="00CB780F"/>
    <w:rsid w:val="00CB792B"/>
    <w:rsid w:val="00CB7C82"/>
    <w:rsid w:val="00CB7F0F"/>
    <w:rsid w:val="00CB7F38"/>
    <w:rsid w:val="00CB7FDF"/>
    <w:rsid w:val="00CC00B7"/>
    <w:rsid w:val="00CC0393"/>
    <w:rsid w:val="00CC0397"/>
    <w:rsid w:val="00CC03B5"/>
    <w:rsid w:val="00CC0B02"/>
    <w:rsid w:val="00CC0B43"/>
    <w:rsid w:val="00CC0B75"/>
    <w:rsid w:val="00CC0CBF"/>
    <w:rsid w:val="00CC123E"/>
    <w:rsid w:val="00CC1400"/>
    <w:rsid w:val="00CC1448"/>
    <w:rsid w:val="00CC17D9"/>
    <w:rsid w:val="00CC1A90"/>
    <w:rsid w:val="00CC1C62"/>
    <w:rsid w:val="00CC1D3A"/>
    <w:rsid w:val="00CC1E6C"/>
    <w:rsid w:val="00CC1EF8"/>
    <w:rsid w:val="00CC1FEE"/>
    <w:rsid w:val="00CC21E7"/>
    <w:rsid w:val="00CC2B60"/>
    <w:rsid w:val="00CC2D7A"/>
    <w:rsid w:val="00CC33B6"/>
    <w:rsid w:val="00CC34C7"/>
    <w:rsid w:val="00CC36D6"/>
    <w:rsid w:val="00CC3A75"/>
    <w:rsid w:val="00CC3CB3"/>
    <w:rsid w:val="00CC3DC3"/>
    <w:rsid w:val="00CC41B2"/>
    <w:rsid w:val="00CC43C7"/>
    <w:rsid w:val="00CC49AC"/>
    <w:rsid w:val="00CC4C45"/>
    <w:rsid w:val="00CC4DDD"/>
    <w:rsid w:val="00CC4DF1"/>
    <w:rsid w:val="00CC4ED4"/>
    <w:rsid w:val="00CC523D"/>
    <w:rsid w:val="00CC53CE"/>
    <w:rsid w:val="00CC58CD"/>
    <w:rsid w:val="00CC5BE0"/>
    <w:rsid w:val="00CC5CA3"/>
    <w:rsid w:val="00CC5E7B"/>
    <w:rsid w:val="00CC6436"/>
    <w:rsid w:val="00CC646C"/>
    <w:rsid w:val="00CC65EE"/>
    <w:rsid w:val="00CC69A8"/>
    <w:rsid w:val="00CC6AAA"/>
    <w:rsid w:val="00CC6AD5"/>
    <w:rsid w:val="00CC6BCF"/>
    <w:rsid w:val="00CC6E3B"/>
    <w:rsid w:val="00CC7056"/>
    <w:rsid w:val="00CC7217"/>
    <w:rsid w:val="00CC74D9"/>
    <w:rsid w:val="00CC7504"/>
    <w:rsid w:val="00CC7508"/>
    <w:rsid w:val="00CC7618"/>
    <w:rsid w:val="00CC7662"/>
    <w:rsid w:val="00CC7693"/>
    <w:rsid w:val="00CC7A11"/>
    <w:rsid w:val="00CC7D41"/>
    <w:rsid w:val="00CC7FE2"/>
    <w:rsid w:val="00CD0039"/>
    <w:rsid w:val="00CD0055"/>
    <w:rsid w:val="00CD0420"/>
    <w:rsid w:val="00CD06B3"/>
    <w:rsid w:val="00CD07B3"/>
    <w:rsid w:val="00CD0838"/>
    <w:rsid w:val="00CD0B10"/>
    <w:rsid w:val="00CD0BFA"/>
    <w:rsid w:val="00CD0C29"/>
    <w:rsid w:val="00CD0CF9"/>
    <w:rsid w:val="00CD1314"/>
    <w:rsid w:val="00CD134D"/>
    <w:rsid w:val="00CD1828"/>
    <w:rsid w:val="00CD1875"/>
    <w:rsid w:val="00CD1948"/>
    <w:rsid w:val="00CD1977"/>
    <w:rsid w:val="00CD1A5F"/>
    <w:rsid w:val="00CD1B9E"/>
    <w:rsid w:val="00CD1BD8"/>
    <w:rsid w:val="00CD1CC9"/>
    <w:rsid w:val="00CD1E35"/>
    <w:rsid w:val="00CD1FA4"/>
    <w:rsid w:val="00CD1FF8"/>
    <w:rsid w:val="00CD222D"/>
    <w:rsid w:val="00CD26F4"/>
    <w:rsid w:val="00CD287B"/>
    <w:rsid w:val="00CD2886"/>
    <w:rsid w:val="00CD3024"/>
    <w:rsid w:val="00CD322E"/>
    <w:rsid w:val="00CD3281"/>
    <w:rsid w:val="00CD3355"/>
    <w:rsid w:val="00CD3437"/>
    <w:rsid w:val="00CD3553"/>
    <w:rsid w:val="00CD3727"/>
    <w:rsid w:val="00CD38BA"/>
    <w:rsid w:val="00CD3C2B"/>
    <w:rsid w:val="00CD3FAE"/>
    <w:rsid w:val="00CD406A"/>
    <w:rsid w:val="00CD456E"/>
    <w:rsid w:val="00CD4639"/>
    <w:rsid w:val="00CD46E3"/>
    <w:rsid w:val="00CD4841"/>
    <w:rsid w:val="00CD4AE1"/>
    <w:rsid w:val="00CD4B9B"/>
    <w:rsid w:val="00CD4BBC"/>
    <w:rsid w:val="00CD4CC6"/>
    <w:rsid w:val="00CD4E43"/>
    <w:rsid w:val="00CD4F24"/>
    <w:rsid w:val="00CD531D"/>
    <w:rsid w:val="00CD56CC"/>
    <w:rsid w:val="00CD5813"/>
    <w:rsid w:val="00CD59FE"/>
    <w:rsid w:val="00CD5AA4"/>
    <w:rsid w:val="00CD5B37"/>
    <w:rsid w:val="00CD5B66"/>
    <w:rsid w:val="00CD5CE9"/>
    <w:rsid w:val="00CD5E90"/>
    <w:rsid w:val="00CD5FD6"/>
    <w:rsid w:val="00CD6133"/>
    <w:rsid w:val="00CD6217"/>
    <w:rsid w:val="00CD6788"/>
    <w:rsid w:val="00CD6886"/>
    <w:rsid w:val="00CD6A5B"/>
    <w:rsid w:val="00CD6B26"/>
    <w:rsid w:val="00CD6CBF"/>
    <w:rsid w:val="00CD6CDE"/>
    <w:rsid w:val="00CD6D95"/>
    <w:rsid w:val="00CD6E15"/>
    <w:rsid w:val="00CD6E18"/>
    <w:rsid w:val="00CD6E55"/>
    <w:rsid w:val="00CD7739"/>
    <w:rsid w:val="00CD7E53"/>
    <w:rsid w:val="00CD7FA4"/>
    <w:rsid w:val="00CE0186"/>
    <w:rsid w:val="00CE06C5"/>
    <w:rsid w:val="00CE0831"/>
    <w:rsid w:val="00CE09DC"/>
    <w:rsid w:val="00CE1097"/>
    <w:rsid w:val="00CE119B"/>
    <w:rsid w:val="00CE13F1"/>
    <w:rsid w:val="00CE152D"/>
    <w:rsid w:val="00CE15AF"/>
    <w:rsid w:val="00CE15E6"/>
    <w:rsid w:val="00CE1603"/>
    <w:rsid w:val="00CE19FF"/>
    <w:rsid w:val="00CE1BD9"/>
    <w:rsid w:val="00CE2031"/>
    <w:rsid w:val="00CE238A"/>
    <w:rsid w:val="00CE2606"/>
    <w:rsid w:val="00CE2BE9"/>
    <w:rsid w:val="00CE2D30"/>
    <w:rsid w:val="00CE30B1"/>
    <w:rsid w:val="00CE3179"/>
    <w:rsid w:val="00CE32AC"/>
    <w:rsid w:val="00CE33C3"/>
    <w:rsid w:val="00CE3475"/>
    <w:rsid w:val="00CE362F"/>
    <w:rsid w:val="00CE3A28"/>
    <w:rsid w:val="00CE3C15"/>
    <w:rsid w:val="00CE3DF0"/>
    <w:rsid w:val="00CE3F85"/>
    <w:rsid w:val="00CE4110"/>
    <w:rsid w:val="00CE4139"/>
    <w:rsid w:val="00CE45DC"/>
    <w:rsid w:val="00CE4876"/>
    <w:rsid w:val="00CE4BEA"/>
    <w:rsid w:val="00CE4DAB"/>
    <w:rsid w:val="00CE53F8"/>
    <w:rsid w:val="00CE5A81"/>
    <w:rsid w:val="00CE5C15"/>
    <w:rsid w:val="00CE5E9E"/>
    <w:rsid w:val="00CE5F43"/>
    <w:rsid w:val="00CE60D2"/>
    <w:rsid w:val="00CE65BB"/>
    <w:rsid w:val="00CE66D1"/>
    <w:rsid w:val="00CE679F"/>
    <w:rsid w:val="00CE6A3A"/>
    <w:rsid w:val="00CE6A8A"/>
    <w:rsid w:val="00CE6B2F"/>
    <w:rsid w:val="00CE6F8D"/>
    <w:rsid w:val="00CE7102"/>
    <w:rsid w:val="00CE72C6"/>
    <w:rsid w:val="00CE73AC"/>
    <w:rsid w:val="00CE77A1"/>
    <w:rsid w:val="00CE7D30"/>
    <w:rsid w:val="00CE7E12"/>
    <w:rsid w:val="00CE7F0D"/>
    <w:rsid w:val="00CE7FCB"/>
    <w:rsid w:val="00CF0248"/>
    <w:rsid w:val="00CF0434"/>
    <w:rsid w:val="00CF05B2"/>
    <w:rsid w:val="00CF08F7"/>
    <w:rsid w:val="00CF0A5B"/>
    <w:rsid w:val="00CF0BDA"/>
    <w:rsid w:val="00CF0C21"/>
    <w:rsid w:val="00CF1659"/>
    <w:rsid w:val="00CF1A2E"/>
    <w:rsid w:val="00CF1AED"/>
    <w:rsid w:val="00CF1E89"/>
    <w:rsid w:val="00CF1ECF"/>
    <w:rsid w:val="00CF1F2D"/>
    <w:rsid w:val="00CF2013"/>
    <w:rsid w:val="00CF2271"/>
    <w:rsid w:val="00CF24D4"/>
    <w:rsid w:val="00CF2959"/>
    <w:rsid w:val="00CF2F98"/>
    <w:rsid w:val="00CF2FA0"/>
    <w:rsid w:val="00CF31A8"/>
    <w:rsid w:val="00CF323F"/>
    <w:rsid w:val="00CF3255"/>
    <w:rsid w:val="00CF3468"/>
    <w:rsid w:val="00CF37B1"/>
    <w:rsid w:val="00CF37BE"/>
    <w:rsid w:val="00CF386D"/>
    <w:rsid w:val="00CF38AD"/>
    <w:rsid w:val="00CF393F"/>
    <w:rsid w:val="00CF3972"/>
    <w:rsid w:val="00CF3ED7"/>
    <w:rsid w:val="00CF4082"/>
    <w:rsid w:val="00CF4200"/>
    <w:rsid w:val="00CF42A9"/>
    <w:rsid w:val="00CF43FF"/>
    <w:rsid w:val="00CF461A"/>
    <w:rsid w:val="00CF472D"/>
    <w:rsid w:val="00CF4878"/>
    <w:rsid w:val="00CF49ED"/>
    <w:rsid w:val="00CF4D9A"/>
    <w:rsid w:val="00CF4E08"/>
    <w:rsid w:val="00CF56B1"/>
    <w:rsid w:val="00CF573E"/>
    <w:rsid w:val="00CF59F3"/>
    <w:rsid w:val="00CF5A59"/>
    <w:rsid w:val="00CF5C8C"/>
    <w:rsid w:val="00CF5C90"/>
    <w:rsid w:val="00CF5D4C"/>
    <w:rsid w:val="00CF5D72"/>
    <w:rsid w:val="00CF6239"/>
    <w:rsid w:val="00CF63D4"/>
    <w:rsid w:val="00CF6471"/>
    <w:rsid w:val="00CF667E"/>
    <w:rsid w:val="00CF6853"/>
    <w:rsid w:val="00CF6DCB"/>
    <w:rsid w:val="00CF722F"/>
    <w:rsid w:val="00CF7244"/>
    <w:rsid w:val="00CF747A"/>
    <w:rsid w:val="00CF7546"/>
    <w:rsid w:val="00CF7608"/>
    <w:rsid w:val="00CF796A"/>
    <w:rsid w:val="00CF7A67"/>
    <w:rsid w:val="00CF7B05"/>
    <w:rsid w:val="00CF7B8B"/>
    <w:rsid w:val="00CF7EEC"/>
    <w:rsid w:val="00CF7EFE"/>
    <w:rsid w:val="00D00156"/>
    <w:rsid w:val="00D002FC"/>
    <w:rsid w:val="00D00457"/>
    <w:rsid w:val="00D009CE"/>
    <w:rsid w:val="00D00A3B"/>
    <w:rsid w:val="00D00C5D"/>
    <w:rsid w:val="00D00F98"/>
    <w:rsid w:val="00D01277"/>
    <w:rsid w:val="00D017AB"/>
    <w:rsid w:val="00D0180D"/>
    <w:rsid w:val="00D01840"/>
    <w:rsid w:val="00D01A97"/>
    <w:rsid w:val="00D01E8C"/>
    <w:rsid w:val="00D01FFB"/>
    <w:rsid w:val="00D02524"/>
    <w:rsid w:val="00D02733"/>
    <w:rsid w:val="00D0287D"/>
    <w:rsid w:val="00D02A5C"/>
    <w:rsid w:val="00D031F5"/>
    <w:rsid w:val="00D03441"/>
    <w:rsid w:val="00D036E1"/>
    <w:rsid w:val="00D03B18"/>
    <w:rsid w:val="00D03DCF"/>
    <w:rsid w:val="00D03DF6"/>
    <w:rsid w:val="00D041C0"/>
    <w:rsid w:val="00D042FE"/>
    <w:rsid w:val="00D04423"/>
    <w:rsid w:val="00D046C1"/>
    <w:rsid w:val="00D04767"/>
    <w:rsid w:val="00D047B7"/>
    <w:rsid w:val="00D04AB7"/>
    <w:rsid w:val="00D04AFD"/>
    <w:rsid w:val="00D04C6E"/>
    <w:rsid w:val="00D04CA3"/>
    <w:rsid w:val="00D0515D"/>
    <w:rsid w:val="00D0544A"/>
    <w:rsid w:val="00D0557E"/>
    <w:rsid w:val="00D05972"/>
    <w:rsid w:val="00D0599E"/>
    <w:rsid w:val="00D059C0"/>
    <w:rsid w:val="00D05FB4"/>
    <w:rsid w:val="00D06150"/>
    <w:rsid w:val="00D063D7"/>
    <w:rsid w:val="00D06576"/>
    <w:rsid w:val="00D066B7"/>
    <w:rsid w:val="00D06C62"/>
    <w:rsid w:val="00D06C6A"/>
    <w:rsid w:val="00D06DC2"/>
    <w:rsid w:val="00D06EB1"/>
    <w:rsid w:val="00D07108"/>
    <w:rsid w:val="00D071D7"/>
    <w:rsid w:val="00D07B32"/>
    <w:rsid w:val="00D07BEA"/>
    <w:rsid w:val="00D07E01"/>
    <w:rsid w:val="00D07E5D"/>
    <w:rsid w:val="00D07F43"/>
    <w:rsid w:val="00D10018"/>
    <w:rsid w:val="00D1096E"/>
    <w:rsid w:val="00D10FCF"/>
    <w:rsid w:val="00D11045"/>
    <w:rsid w:val="00D11129"/>
    <w:rsid w:val="00D11220"/>
    <w:rsid w:val="00D116C3"/>
    <w:rsid w:val="00D11A80"/>
    <w:rsid w:val="00D11B3B"/>
    <w:rsid w:val="00D11B3E"/>
    <w:rsid w:val="00D11B82"/>
    <w:rsid w:val="00D11C06"/>
    <w:rsid w:val="00D11C62"/>
    <w:rsid w:val="00D11DA7"/>
    <w:rsid w:val="00D11EB7"/>
    <w:rsid w:val="00D122FC"/>
    <w:rsid w:val="00D1232F"/>
    <w:rsid w:val="00D12375"/>
    <w:rsid w:val="00D12536"/>
    <w:rsid w:val="00D12B2D"/>
    <w:rsid w:val="00D12D39"/>
    <w:rsid w:val="00D12DE1"/>
    <w:rsid w:val="00D12E21"/>
    <w:rsid w:val="00D13007"/>
    <w:rsid w:val="00D130CC"/>
    <w:rsid w:val="00D136A4"/>
    <w:rsid w:val="00D136AE"/>
    <w:rsid w:val="00D13936"/>
    <w:rsid w:val="00D139D9"/>
    <w:rsid w:val="00D13AB2"/>
    <w:rsid w:val="00D13C4D"/>
    <w:rsid w:val="00D13EA1"/>
    <w:rsid w:val="00D14176"/>
    <w:rsid w:val="00D14435"/>
    <w:rsid w:val="00D1495C"/>
    <w:rsid w:val="00D149BF"/>
    <w:rsid w:val="00D14B16"/>
    <w:rsid w:val="00D14B95"/>
    <w:rsid w:val="00D14C7B"/>
    <w:rsid w:val="00D14C8E"/>
    <w:rsid w:val="00D14E63"/>
    <w:rsid w:val="00D14F02"/>
    <w:rsid w:val="00D150F8"/>
    <w:rsid w:val="00D15119"/>
    <w:rsid w:val="00D15563"/>
    <w:rsid w:val="00D158A7"/>
    <w:rsid w:val="00D1590A"/>
    <w:rsid w:val="00D159EC"/>
    <w:rsid w:val="00D162BE"/>
    <w:rsid w:val="00D163E2"/>
    <w:rsid w:val="00D16679"/>
    <w:rsid w:val="00D168FF"/>
    <w:rsid w:val="00D16974"/>
    <w:rsid w:val="00D16D47"/>
    <w:rsid w:val="00D16D67"/>
    <w:rsid w:val="00D17207"/>
    <w:rsid w:val="00D17475"/>
    <w:rsid w:val="00D17534"/>
    <w:rsid w:val="00D17A3D"/>
    <w:rsid w:val="00D17A4B"/>
    <w:rsid w:val="00D17D21"/>
    <w:rsid w:val="00D17EE4"/>
    <w:rsid w:val="00D2032C"/>
    <w:rsid w:val="00D20448"/>
    <w:rsid w:val="00D20495"/>
    <w:rsid w:val="00D2071C"/>
    <w:rsid w:val="00D2095A"/>
    <w:rsid w:val="00D209F2"/>
    <w:rsid w:val="00D20AD4"/>
    <w:rsid w:val="00D20BA7"/>
    <w:rsid w:val="00D20C1F"/>
    <w:rsid w:val="00D20C4F"/>
    <w:rsid w:val="00D20E26"/>
    <w:rsid w:val="00D20E8B"/>
    <w:rsid w:val="00D20FC6"/>
    <w:rsid w:val="00D210BB"/>
    <w:rsid w:val="00D21179"/>
    <w:rsid w:val="00D21436"/>
    <w:rsid w:val="00D21458"/>
    <w:rsid w:val="00D21B48"/>
    <w:rsid w:val="00D21C53"/>
    <w:rsid w:val="00D21F8D"/>
    <w:rsid w:val="00D221C7"/>
    <w:rsid w:val="00D224DE"/>
    <w:rsid w:val="00D225C7"/>
    <w:rsid w:val="00D2265F"/>
    <w:rsid w:val="00D2279A"/>
    <w:rsid w:val="00D22861"/>
    <w:rsid w:val="00D228B4"/>
    <w:rsid w:val="00D231BE"/>
    <w:rsid w:val="00D232B8"/>
    <w:rsid w:val="00D235B4"/>
    <w:rsid w:val="00D23804"/>
    <w:rsid w:val="00D2386E"/>
    <w:rsid w:val="00D239BA"/>
    <w:rsid w:val="00D23AFE"/>
    <w:rsid w:val="00D23D7C"/>
    <w:rsid w:val="00D23DAB"/>
    <w:rsid w:val="00D23F4A"/>
    <w:rsid w:val="00D23F58"/>
    <w:rsid w:val="00D23F8B"/>
    <w:rsid w:val="00D24009"/>
    <w:rsid w:val="00D2409D"/>
    <w:rsid w:val="00D243BE"/>
    <w:rsid w:val="00D244C6"/>
    <w:rsid w:val="00D2472D"/>
    <w:rsid w:val="00D248F7"/>
    <w:rsid w:val="00D249A4"/>
    <w:rsid w:val="00D24ADB"/>
    <w:rsid w:val="00D24B75"/>
    <w:rsid w:val="00D24E01"/>
    <w:rsid w:val="00D25139"/>
    <w:rsid w:val="00D252AD"/>
    <w:rsid w:val="00D25463"/>
    <w:rsid w:val="00D25794"/>
    <w:rsid w:val="00D2594A"/>
    <w:rsid w:val="00D25A84"/>
    <w:rsid w:val="00D25BF9"/>
    <w:rsid w:val="00D25CE3"/>
    <w:rsid w:val="00D25E4A"/>
    <w:rsid w:val="00D25EA1"/>
    <w:rsid w:val="00D26021"/>
    <w:rsid w:val="00D2623F"/>
    <w:rsid w:val="00D2658F"/>
    <w:rsid w:val="00D2666F"/>
    <w:rsid w:val="00D26986"/>
    <w:rsid w:val="00D26C3B"/>
    <w:rsid w:val="00D26C3D"/>
    <w:rsid w:val="00D26F1E"/>
    <w:rsid w:val="00D2703E"/>
    <w:rsid w:val="00D2781D"/>
    <w:rsid w:val="00D27A9E"/>
    <w:rsid w:val="00D27DAC"/>
    <w:rsid w:val="00D302BC"/>
    <w:rsid w:val="00D30319"/>
    <w:rsid w:val="00D3042F"/>
    <w:rsid w:val="00D30D5E"/>
    <w:rsid w:val="00D30F32"/>
    <w:rsid w:val="00D31385"/>
    <w:rsid w:val="00D31A43"/>
    <w:rsid w:val="00D31AFF"/>
    <w:rsid w:val="00D31BEA"/>
    <w:rsid w:val="00D31D5D"/>
    <w:rsid w:val="00D31E8A"/>
    <w:rsid w:val="00D31F32"/>
    <w:rsid w:val="00D3211E"/>
    <w:rsid w:val="00D3217D"/>
    <w:rsid w:val="00D321AB"/>
    <w:rsid w:val="00D3229C"/>
    <w:rsid w:val="00D3235C"/>
    <w:rsid w:val="00D3246C"/>
    <w:rsid w:val="00D3248E"/>
    <w:rsid w:val="00D32638"/>
    <w:rsid w:val="00D3274C"/>
    <w:rsid w:val="00D32833"/>
    <w:rsid w:val="00D32AC6"/>
    <w:rsid w:val="00D32B9F"/>
    <w:rsid w:val="00D32CEB"/>
    <w:rsid w:val="00D32D12"/>
    <w:rsid w:val="00D32DC0"/>
    <w:rsid w:val="00D3308E"/>
    <w:rsid w:val="00D330E1"/>
    <w:rsid w:val="00D335E4"/>
    <w:rsid w:val="00D339FC"/>
    <w:rsid w:val="00D33A13"/>
    <w:rsid w:val="00D33D7A"/>
    <w:rsid w:val="00D33F50"/>
    <w:rsid w:val="00D3426D"/>
    <w:rsid w:val="00D34403"/>
    <w:rsid w:val="00D34884"/>
    <w:rsid w:val="00D3489B"/>
    <w:rsid w:val="00D348A2"/>
    <w:rsid w:val="00D348D0"/>
    <w:rsid w:val="00D34C0C"/>
    <w:rsid w:val="00D34DD1"/>
    <w:rsid w:val="00D34EAC"/>
    <w:rsid w:val="00D35065"/>
    <w:rsid w:val="00D353F5"/>
    <w:rsid w:val="00D35472"/>
    <w:rsid w:val="00D35494"/>
    <w:rsid w:val="00D35A61"/>
    <w:rsid w:val="00D35B36"/>
    <w:rsid w:val="00D35C18"/>
    <w:rsid w:val="00D35C7A"/>
    <w:rsid w:val="00D35EDA"/>
    <w:rsid w:val="00D360BA"/>
    <w:rsid w:val="00D363F4"/>
    <w:rsid w:val="00D3643F"/>
    <w:rsid w:val="00D36445"/>
    <w:rsid w:val="00D364D1"/>
    <w:rsid w:val="00D36520"/>
    <w:rsid w:val="00D368BA"/>
    <w:rsid w:val="00D36902"/>
    <w:rsid w:val="00D36A46"/>
    <w:rsid w:val="00D36AF5"/>
    <w:rsid w:val="00D36D31"/>
    <w:rsid w:val="00D36FCB"/>
    <w:rsid w:val="00D3703D"/>
    <w:rsid w:val="00D37358"/>
    <w:rsid w:val="00D3736B"/>
    <w:rsid w:val="00D3739F"/>
    <w:rsid w:val="00D3768A"/>
    <w:rsid w:val="00D37745"/>
    <w:rsid w:val="00D37B4B"/>
    <w:rsid w:val="00D37DAA"/>
    <w:rsid w:val="00D37E77"/>
    <w:rsid w:val="00D400F2"/>
    <w:rsid w:val="00D401AE"/>
    <w:rsid w:val="00D402BE"/>
    <w:rsid w:val="00D4035B"/>
    <w:rsid w:val="00D404A7"/>
    <w:rsid w:val="00D407AF"/>
    <w:rsid w:val="00D407B4"/>
    <w:rsid w:val="00D40ACF"/>
    <w:rsid w:val="00D410A5"/>
    <w:rsid w:val="00D410B4"/>
    <w:rsid w:val="00D41308"/>
    <w:rsid w:val="00D4131A"/>
    <w:rsid w:val="00D41423"/>
    <w:rsid w:val="00D41585"/>
    <w:rsid w:val="00D415B7"/>
    <w:rsid w:val="00D415EC"/>
    <w:rsid w:val="00D41974"/>
    <w:rsid w:val="00D41FCA"/>
    <w:rsid w:val="00D4209A"/>
    <w:rsid w:val="00D422A0"/>
    <w:rsid w:val="00D423D3"/>
    <w:rsid w:val="00D42422"/>
    <w:rsid w:val="00D4244A"/>
    <w:rsid w:val="00D42451"/>
    <w:rsid w:val="00D424E1"/>
    <w:rsid w:val="00D42599"/>
    <w:rsid w:val="00D4286E"/>
    <w:rsid w:val="00D42AF5"/>
    <w:rsid w:val="00D42BE1"/>
    <w:rsid w:val="00D42CF9"/>
    <w:rsid w:val="00D430F4"/>
    <w:rsid w:val="00D434C6"/>
    <w:rsid w:val="00D4355C"/>
    <w:rsid w:val="00D43753"/>
    <w:rsid w:val="00D438F2"/>
    <w:rsid w:val="00D43979"/>
    <w:rsid w:val="00D43BC3"/>
    <w:rsid w:val="00D44047"/>
    <w:rsid w:val="00D4443C"/>
    <w:rsid w:val="00D4471E"/>
    <w:rsid w:val="00D44729"/>
    <w:rsid w:val="00D44B96"/>
    <w:rsid w:val="00D44F5A"/>
    <w:rsid w:val="00D45319"/>
    <w:rsid w:val="00D4548B"/>
    <w:rsid w:val="00D4552B"/>
    <w:rsid w:val="00D457A3"/>
    <w:rsid w:val="00D459D3"/>
    <w:rsid w:val="00D45B7A"/>
    <w:rsid w:val="00D45E04"/>
    <w:rsid w:val="00D462CB"/>
    <w:rsid w:val="00D4661C"/>
    <w:rsid w:val="00D46682"/>
    <w:rsid w:val="00D46713"/>
    <w:rsid w:val="00D4678C"/>
    <w:rsid w:val="00D46BD0"/>
    <w:rsid w:val="00D46D27"/>
    <w:rsid w:val="00D46DE6"/>
    <w:rsid w:val="00D4717F"/>
    <w:rsid w:val="00D47185"/>
    <w:rsid w:val="00D47557"/>
    <w:rsid w:val="00D47695"/>
    <w:rsid w:val="00D478A7"/>
    <w:rsid w:val="00D4797C"/>
    <w:rsid w:val="00D4799E"/>
    <w:rsid w:val="00D479D7"/>
    <w:rsid w:val="00D47B39"/>
    <w:rsid w:val="00D47B48"/>
    <w:rsid w:val="00D47F23"/>
    <w:rsid w:val="00D47FE9"/>
    <w:rsid w:val="00D5018C"/>
    <w:rsid w:val="00D50B61"/>
    <w:rsid w:val="00D50F8A"/>
    <w:rsid w:val="00D50F8D"/>
    <w:rsid w:val="00D51353"/>
    <w:rsid w:val="00D5135C"/>
    <w:rsid w:val="00D51388"/>
    <w:rsid w:val="00D513B9"/>
    <w:rsid w:val="00D51456"/>
    <w:rsid w:val="00D51729"/>
    <w:rsid w:val="00D51763"/>
    <w:rsid w:val="00D5182E"/>
    <w:rsid w:val="00D518EE"/>
    <w:rsid w:val="00D51948"/>
    <w:rsid w:val="00D51A77"/>
    <w:rsid w:val="00D51B22"/>
    <w:rsid w:val="00D51C11"/>
    <w:rsid w:val="00D51E5D"/>
    <w:rsid w:val="00D51EB5"/>
    <w:rsid w:val="00D51F0F"/>
    <w:rsid w:val="00D5267E"/>
    <w:rsid w:val="00D5280A"/>
    <w:rsid w:val="00D52AFB"/>
    <w:rsid w:val="00D52C11"/>
    <w:rsid w:val="00D52DA4"/>
    <w:rsid w:val="00D5308D"/>
    <w:rsid w:val="00D5331E"/>
    <w:rsid w:val="00D5365A"/>
    <w:rsid w:val="00D53823"/>
    <w:rsid w:val="00D53C86"/>
    <w:rsid w:val="00D53DA2"/>
    <w:rsid w:val="00D53DFF"/>
    <w:rsid w:val="00D53F2E"/>
    <w:rsid w:val="00D541D6"/>
    <w:rsid w:val="00D544C7"/>
    <w:rsid w:val="00D5470F"/>
    <w:rsid w:val="00D54819"/>
    <w:rsid w:val="00D5495D"/>
    <w:rsid w:val="00D54B52"/>
    <w:rsid w:val="00D54B95"/>
    <w:rsid w:val="00D54F54"/>
    <w:rsid w:val="00D54F60"/>
    <w:rsid w:val="00D5523F"/>
    <w:rsid w:val="00D55268"/>
    <w:rsid w:val="00D552DD"/>
    <w:rsid w:val="00D55613"/>
    <w:rsid w:val="00D5588E"/>
    <w:rsid w:val="00D559D9"/>
    <w:rsid w:val="00D55B07"/>
    <w:rsid w:val="00D55B37"/>
    <w:rsid w:val="00D55C28"/>
    <w:rsid w:val="00D55D44"/>
    <w:rsid w:val="00D55E95"/>
    <w:rsid w:val="00D56014"/>
    <w:rsid w:val="00D560BC"/>
    <w:rsid w:val="00D5617B"/>
    <w:rsid w:val="00D566F1"/>
    <w:rsid w:val="00D56D00"/>
    <w:rsid w:val="00D56D7A"/>
    <w:rsid w:val="00D571CC"/>
    <w:rsid w:val="00D5733A"/>
    <w:rsid w:val="00D5735E"/>
    <w:rsid w:val="00D5739A"/>
    <w:rsid w:val="00D57481"/>
    <w:rsid w:val="00D574CB"/>
    <w:rsid w:val="00D57575"/>
    <w:rsid w:val="00D576F3"/>
    <w:rsid w:val="00D5797B"/>
    <w:rsid w:val="00D579CA"/>
    <w:rsid w:val="00D57B80"/>
    <w:rsid w:val="00D57DF4"/>
    <w:rsid w:val="00D57FB1"/>
    <w:rsid w:val="00D60121"/>
    <w:rsid w:val="00D60332"/>
    <w:rsid w:val="00D60619"/>
    <w:rsid w:val="00D60872"/>
    <w:rsid w:val="00D60974"/>
    <w:rsid w:val="00D60AF2"/>
    <w:rsid w:val="00D60B59"/>
    <w:rsid w:val="00D60D16"/>
    <w:rsid w:val="00D60E28"/>
    <w:rsid w:val="00D60EAA"/>
    <w:rsid w:val="00D61020"/>
    <w:rsid w:val="00D612C3"/>
    <w:rsid w:val="00D61379"/>
    <w:rsid w:val="00D6143E"/>
    <w:rsid w:val="00D61767"/>
    <w:rsid w:val="00D6192E"/>
    <w:rsid w:val="00D6193C"/>
    <w:rsid w:val="00D61C0E"/>
    <w:rsid w:val="00D61C3D"/>
    <w:rsid w:val="00D61C4D"/>
    <w:rsid w:val="00D61E8D"/>
    <w:rsid w:val="00D61FFD"/>
    <w:rsid w:val="00D62069"/>
    <w:rsid w:val="00D62128"/>
    <w:rsid w:val="00D62521"/>
    <w:rsid w:val="00D626FC"/>
    <w:rsid w:val="00D62BC0"/>
    <w:rsid w:val="00D62BD7"/>
    <w:rsid w:val="00D62CB2"/>
    <w:rsid w:val="00D62E4E"/>
    <w:rsid w:val="00D62FFE"/>
    <w:rsid w:val="00D632D5"/>
    <w:rsid w:val="00D63363"/>
    <w:rsid w:val="00D63778"/>
    <w:rsid w:val="00D63B97"/>
    <w:rsid w:val="00D63CBE"/>
    <w:rsid w:val="00D63CC7"/>
    <w:rsid w:val="00D63D79"/>
    <w:rsid w:val="00D63DA9"/>
    <w:rsid w:val="00D63EFA"/>
    <w:rsid w:val="00D63F24"/>
    <w:rsid w:val="00D63F7A"/>
    <w:rsid w:val="00D6401E"/>
    <w:rsid w:val="00D64200"/>
    <w:rsid w:val="00D64480"/>
    <w:rsid w:val="00D6464F"/>
    <w:rsid w:val="00D649EB"/>
    <w:rsid w:val="00D64DAB"/>
    <w:rsid w:val="00D64F90"/>
    <w:rsid w:val="00D64F95"/>
    <w:rsid w:val="00D64FD7"/>
    <w:rsid w:val="00D65328"/>
    <w:rsid w:val="00D65357"/>
    <w:rsid w:val="00D656EB"/>
    <w:rsid w:val="00D658D2"/>
    <w:rsid w:val="00D65999"/>
    <w:rsid w:val="00D65AD0"/>
    <w:rsid w:val="00D65C83"/>
    <w:rsid w:val="00D65CEB"/>
    <w:rsid w:val="00D65ED5"/>
    <w:rsid w:val="00D660C5"/>
    <w:rsid w:val="00D66179"/>
    <w:rsid w:val="00D6679F"/>
    <w:rsid w:val="00D6682C"/>
    <w:rsid w:val="00D66B39"/>
    <w:rsid w:val="00D67198"/>
    <w:rsid w:val="00D671EB"/>
    <w:rsid w:val="00D67338"/>
    <w:rsid w:val="00D67399"/>
    <w:rsid w:val="00D678A5"/>
    <w:rsid w:val="00D67A49"/>
    <w:rsid w:val="00D67A92"/>
    <w:rsid w:val="00D67EED"/>
    <w:rsid w:val="00D67F8C"/>
    <w:rsid w:val="00D7006C"/>
    <w:rsid w:val="00D702AB"/>
    <w:rsid w:val="00D702AD"/>
    <w:rsid w:val="00D7032E"/>
    <w:rsid w:val="00D70895"/>
    <w:rsid w:val="00D709F9"/>
    <w:rsid w:val="00D70B16"/>
    <w:rsid w:val="00D70FC9"/>
    <w:rsid w:val="00D71159"/>
    <w:rsid w:val="00D7122A"/>
    <w:rsid w:val="00D71296"/>
    <w:rsid w:val="00D71463"/>
    <w:rsid w:val="00D71726"/>
    <w:rsid w:val="00D71B86"/>
    <w:rsid w:val="00D71D61"/>
    <w:rsid w:val="00D71EA1"/>
    <w:rsid w:val="00D71F04"/>
    <w:rsid w:val="00D72096"/>
    <w:rsid w:val="00D720CA"/>
    <w:rsid w:val="00D723DF"/>
    <w:rsid w:val="00D72751"/>
    <w:rsid w:val="00D72868"/>
    <w:rsid w:val="00D728B2"/>
    <w:rsid w:val="00D728B3"/>
    <w:rsid w:val="00D72908"/>
    <w:rsid w:val="00D72C02"/>
    <w:rsid w:val="00D72C43"/>
    <w:rsid w:val="00D72D8E"/>
    <w:rsid w:val="00D72DD9"/>
    <w:rsid w:val="00D733F7"/>
    <w:rsid w:val="00D73673"/>
    <w:rsid w:val="00D7393F"/>
    <w:rsid w:val="00D73A6D"/>
    <w:rsid w:val="00D73B88"/>
    <w:rsid w:val="00D73C3A"/>
    <w:rsid w:val="00D73D3D"/>
    <w:rsid w:val="00D74393"/>
    <w:rsid w:val="00D74956"/>
    <w:rsid w:val="00D74A4B"/>
    <w:rsid w:val="00D74EA3"/>
    <w:rsid w:val="00D74FFB"/>
    <w:rsid w:val="00D7537D"/>
    <w:rsid w:val="00D75608"/>
    <w:rsid w:val="00D75731"/>
    <w:rsid w:val="00D75A8E"/>
    <w:rsid w:val="00D75ACC"/>
    <w:rsid w:val="00D75B31"/>
    <w:rsid w:val="00D75B59"/>
    <w:rsid w:val="00D75C8E"/>
    <w:rsid w:val="00D76026"/>
    <w:rsid w:val="00D760D4"/>
    <w:rsid w:val="00D760DF"/>
    <w:rsid w:val="00D76116"/>
    <w:rsid w:val="00D76202"/>
    <w:rsid w:val="00D76227"/>
    <w:rsid w:val="00D76245"/>
    <w:rsid w:val="00D768D7"/>
    <w:rsid w:val="00D76999"/>
    <w:rsid w:val="00D76A43"/>
    <w:rsid w:val="00D76EB3"/>
    <w:rsid w:val="00D77107"/>
    <w:rsid w:val="00D772EA"/>
    <w:rsid w:val="00D77573"/>
    <w:rsid w:val="00D7770E"/>
    <w:rsid w:val="00D7776E"/>
    <w:rsid w:val="00D7799B"/>
    <w:rsid w:val="00D779DF"/>
    <w:rsid w:val="00D77B69"/>
    <w:rsid w:val="00D77CB6"/>
    <w:rsid w:val="00D801CB"/>
    <w:rsid w:val="00D804C9"/>
    <w:rsid w:val="00D805E7"/>
    <w:rsid w:val="00D80681"/>
    <w:rsid w:val="00D80859"/>
    <w:rsid w:val="00D808E7"/>
    <w:rsid w:val="00D8093C"/>
    <w:rsid w:val="00D80C20"/>
    <w:rsid w:val="00D80D9A"/>
    <w:rsid w:val="00D81132"/>
    <w:rsid w:val="00D81195"/>
    <w:rsid w:val="00D81220"/>
    <w:rsid w:val="00D8127B"/>
    <w:rsid w:val="00D814CA"/>
    <w:rsid w:val="00D8177B"/>
    <w:rsid w:val="00D81824"/>
    <w:rsid w:val="00D819B3"/>
    <w:rsid w:val="00D81BEA"/>
    <w:rsid w:val="00D81C0C"/>
    <w:rsid w:val="00D81E3B"/>
    <w:rsid w:val="00D81EC4"/>
    <w:rsid w:val="00D81F6E"/>
    <w:rsid w:val="00D8206A"/>
    <w:rsid w:val="00D82091"/>
    <w:rsid w:val="00D820CE"/>
    <w:rsid w:val="00D82194"/>
    <w:rsid w:val="00D82219"/>
    <w:rsid w:val="00D823EF"/>
    <w:rsid w:val="00D8280F"/>
    <w:rsid w:val="00D8297D"/>
    <w:rsid w:val="00D82A7E"/>
    <w:rsid w:val="00D82B5C"/>
    <w:rsid w:val="00D82D08"/>
    <w:rsid w:val="00D82D1C"/>
    <w:rsid w:val="00D82DF6"/>
    <w:rsid w:val="00D82DFB"/>
    <w:rsid w:val="00D83135"/>
    <w:rsid w:val="00D832FE"/>
    <w:rsid w:val="00D83719"/>
    <w:rsid w:val="00D83ED0"/>
    <w:rsid w:val="00D83FE9"/>
    <w:rsid w:val="00D840DF"/>
    <w:rsid w:val="00D8431D"/>
    <w:rsid w:val="00D84512"/>
    <w:rsid w:val="00D84747"/>
    <w:rsid w:val="00D84B81"/>
    <w:rsid w:val="00D84E11"/>
    <w:rsid w:val="00D84E9F"/>
    <w:rsid w:val="00D84FA2"/>
    <w:rsid w:val="00D85264"/>
    <w:rsid w:val="00D853AB"/>
    <w:rsid w:val="00D856BF"/>
    <w:rsid w:val="00D856FC"/>
    <w:rsid w:val="00D85941"/>
    <w:rsid w:val="00D85A85"/>
    <w:rsid w:val="00D85CE6"/>
    <w:rsid w:val="00D860D0"/>
    <w:rsid w:val="00D8640E"/>
    <w:rsid w:val="00D86746"/>
    <w:rsid w:val="00D86AB6"/>
    <w:rsid w:val="00D86C4D"/>
    <w:rsid w:val="00D870BE"/>
    <w:rsid w:val="00D8713A"/>
    <w:rsid w:val="00D87203"/>
    <w:rsid w:val="00D8720B"/>
    <w:rsid w:val="00D873DF"/>
    <w:rsid w:val="00D87418"/>
    <w:rsid w:val="00D876BF"/>
    <w:rsid w:val="00D876F6"/>
    <w:rsid w:val="00D8776E"/>
    <w:rsid w:val="00D87B06"/>
    <w:rsid w:val="00D87B4C"/>
    <w:rsid w:val="00D87C30"/>
    <w:rsid w:val="00D87CED"/>
    <w:rsid w:val="00D87D17"/>
    <w:rsid w:val="00D87DC1"/>
    <w:rsid w:val="00D87EB9"/>
    <w:rsid w:val="00D87F6E"/>
    <w:rsid w:val="00D87FA6"/>
    <w:rsid w:val="00D903A1"/>
    <w:rsid w:val="00D90402"/>
    <w:rsid w:val="00D9046A"/>
    <w:rsid w:val="00D9048F"/>
    <w:rsid w:val="00D904A5"/>
    <w:rsid w:val="00D908E7"/>
    <w:rsid w:val="00D90961"/>
    <w:rsid w:val="00D90AF5"/>
    <w:rsid w:val="00D90E24"/>
    <w:rsid w:val="00D90F52"/>
    <w:rsid w:val="00D90F9C"/>
    <w:rsid w:val="00D91014"/>
    <w:rsid w:val="00D91242"/>
    <w:rsid w:val="00D91390"/>
    <w:rsid w:val="00D914E6"/>
    <w:rsid w:val="00D915F3"/>
    <w:rsid w:val="00D91986"/>
    <w:rsid w:val="00D91B05"/>
    <w:rsid w:val="00D91C12"/>
    <w:rsid w:val="00D922F0"/>
    <w:rsid w:val="00D922F9"/>
    <w:rsid w:val="00D9239A"/>
    <w:rsid w:val="00D92671"/>
    <w:rsid w:val="00D92C59"/>
    <w:rsid w:val="00D92EE3"/>
    <w:rsid w:val="00D93021"/>
    <w:rsid w:val="00D930C0"/>
    <w:rsid w:val="00D93282"/>
    <w:rsid w:val="00D934B5"/>
    <w:rsid w:val="00D93839"/>
    <w:rsid w:val="00D93ADA"/>
    <w:rsid w:val="00D93C15"/>
    <w:rsid w:val="00D93EA0"/>
    <w:rsid w:val="00D94133"/>
    <w:rsid w:val="00D94236"/>
    <w:rsid w:val="00D94775"/>
    <w:rsid w:val="00D947E9"/>
    <w:rsid w:val="00D94811"/>
    <w:rsid w:val="00D94B6B"/>
    <w:rsid w:val="00D94E9C"/>
    <w:rsid w:val="00D94EBB"/>
    <w:rsid w:val="00D95007"/>
    <w:rsid w:val="00D950AD"/>
    <w:rsid w:val="00D9515B"/>
    <w:rsid w:val="00D951FB"/>
    <w:rsid w:val="00D95589"/>
    <w:rsid w:val="00D955B9"/>
    <w:rsid w:val="00D956FC"/>
    <w:rsid w:val="00D95700"/>
    <w:rsid w:val="00D95A67"/>
    <w:rsid w:val="00D95CAA"/>
    <w:rsid w:val="00D960DC"/>
    <w:rsid w:val="00D96381"/>
    <w:rsid w:val="00D9662E"/>
    <w:rsid w:val="00D96712"/>
    <w:rsid w:val="00D96B3D"/>
    <w:rsid w:val="00D96D32"/>
    <w:rsid w:val="00D96E1B"/>
    <w:rsid w:val="00D970E8"/>
    <w:rsid w:val="00D971D8"/>
    <w:rsid w:val="00D9720E"/>
    <w:rsid w:val="00D972CB"/>
    <w:rsid w:val="00D973B7"/>
    <w:rsid w:val="00D973D2"/>
    <w:rsid w:val="00D974A2"/>
    <w:rsid w:val="00D97522"/>
    <w:rsid w:val="00D975A0"/>
    <w:rsid w:val="00D97775"/>
    <w:rsid w:val="00D9778C"/>
    <w:rsid w:val="00D977CB"/>
    <w:rsid w:val="00D977D4"/>
    <w:rsid w:val="00D97BE0"/>
    <w:rsid w:val="00D97D37"/>
    <w:rsid w:val="00D97D3C"/>
    <w:rsid w:val="00DA01E5"/>
    <w:rsid w:val="00DA027E"/>
    <w:rsid w:val="00DA02C7"/>
    <w:rsid w:val="00DA0392"/>
    <w:rsid w:val="00DA04C5"/>
    <w:rsid w:val="00DA064D"/>
    <w:rsid w:val="00DA0759"/>
    <w:rsid w:val="00DA077D"/>
    <w:rsid w:val="00DA08D0"/>
    <w:rsid w:val="00DA09BC"/>
    <w:rsid w:val="00DA0B25"/>
    <w:rsid w:val="00DA1176"/>
    <w:rsid w:val="00DA12ED"/>
    <w:rsid w:val="00DA13AD"/>
    <w:rsid w:val="00DA187B"/>
    <w:rsid w:val="00DA18E3"/>
    <w:rsid w:val="00DA1D45"/>
    <w:rsid w:val="00DA1FC1"/>
    <w:rsid w:val="00DA2421"/>
    <w:rsid w:val="00DA24EF"/>
    <w:rsid w:val="00DA2642"/>
    <w:rsid w:val="00DA2820"/>
    <w:rsid w:val="00DA2924"/>
    <w:rsid w:val="00DA2AA3"/>
    <w:rsid w:val="00DA2ACE"/>
    <w:rsid w:val="00DA2B12"/>
    <w:rsid w:val="00DA2CAC"/>
    <w:rsid w:val="00DA2FF4"/>
    <w:rsid w:val="00DA318F"/>
    <w:rsid w:val="00DA333F"/>
    <w:rsid w:val="00DA3376"/>
    <w:rsid w:val="00DA364E"/>
    <w:rsid w:val="00DA367A"/>
    <w:rsid w:val="00DA3871"/>
    <w:rsid w:val="00DA39D5"/>
    <w:rsid w:val="00DA3B57"/>
    <w:rsid w:val="00DA3CA4"/>
    <w:rsid w:val="00DA40C6"/>
    <w:rsid w:val="00DA4263"/>
    <w:rsid w:val="00DA4488"/>
    <w:rsid w:val="00DA4BE9"/>
    <w:rsid w:val="00DA4F1A"/>
    <w:rsid w:val="00DA55F9"/>
    <w:rsid w:val="00DA58E3"/>
    <w:rsid w:val="00DA5A8F"/>
    <w:rsid w:val="00DA5C8C"/>
    <w:rsid w:val="00DA5CF2"/>
    <w:rsid w:val="00DA5CF9"/>
    <w:rsid w:val="00DA5DDB"/>
    <w:rsid w:val="00DA6053"/>
    <w:rsid w:val="00DA634D"/>
    <w:rsid w:val="00DA68B5"/>
    <w:rsid w:val="00DA68DE"/>
    <w:rsid w:val="00DA694A"/>
    <w:rsid w:val="00DA697E"/>
    <w:rsid w:val="00DA6C35"/>
    <w:rsid w:val="00DA6C52"/>
    <w:rsid w:val="00DA6C76"/>
    <w:rsid w:val="00DA6DC5"/>
    <w:rsid w:val="00DA6E43"/>
    <w:rsid w:val="00DA76C7"/>
    <w:rsid w:val="00DA793A"/>
    <w:rsid w:val="00DA7E9D"/>
    <w:rsid w:val="00DA7F20"/>
    <w:rsid w:val="00DB0169"/>
    <w:rsid w:val="00DB027C"/>
    <w:rsid w:val="00DB03AD"/>
    <w:rsid w:val="00DB03BF"/>
    <w:rsid w:val="00DB06CB"/>
    <w:rsid w:val="00DB081B"/>
    <w:rsid w:val="00DB096A"/>
    <w:rsid w:val="00DB0AD1"/>
    <w:rsid w:val="00DB0D59"/>
    <w:rsid w:val="00DB0D6B"/>
    <w:rsid w:val="00DB10F1"/>
    <w:rsid w:val="00DB13C4"/>
    <w:rsid w:val="00DB14EB"/>
    <w:rsid w:val="00DB1574"/>
    <w:rsid w:val="00DB18A2"/>
    <w:rsid w:val="00DB1D20"/>
    <w:rsid w:val="00DB1EC0"/>
    <w:rsid w:val="00DB21BD"/>
    <w:rsid w:val="00DB23FD"/>
    <w:rsid w:val="00DB246F"/>
    <w:rsid w:val="00DB2929"/>
    <w:rsid w:val="00DB2C96"/>
    <w:rsid w:val="00DB2E26"/>
    <w:rsid w:val="00DB33F4"/>
    <w:rsid w:val="00DB34CB"/>
    <w:rsid w:val="00DB3551"/>
    <w:rsid w:val="00DB35A8"/>
    <w:rsid w:val="00DB3771"/>
    <w:rsid w:val="00DB4132"/>
    <w:rsid w:val="00DB4397"/>
    <w:rsid w:val="00DB43F1"/>
    <w:rsid w:val="00DB46A2"/>
    <w:rsid w:val="00DB4782"/>
    <w:rsid w:val="00DB48AA"/>
    <w:rsid w:val="00DB4996"/>
    <w:rsid w:val="00DB4B28"/>
    <w:rsid w:val="00DB4D26"/>
    <w:rsid w:val="00DB4E26"/>
    <w:rsid w:val="00DB5280"/>
    <w:rsid w:val="00DB5321"/>
    <w:rsid w:val="00DB5451"/>
    <w:rsid w:val="00DB559A"/>
    <w:rsid w:val="00DB5736"/>
    <w:rsid w:val="00DB58AE"/>
    <w:rsid w:val="00DB593A"/>
    <w:rsid w:val="00DB5C92"/>
    <w:rsid w:val="00DB5CD8"/>
    <w:rsid w:val="00DB5D61"/>
    <w:rsid w:val="00DB5E70"/>
    <w:rsid w:val="00DB5F47"/>
    <w:rsid w:val="00DB6027"/>
    <w:rsid w:val="00DB6093"/>
    <w:rsid w:val="00DB6146"/>
    <w:rsid w:val="00DB6212"/>
    <w:rsid w:val="00DB628A"/>
    <w:rsid w:val="00DB62D4"/>
    <w:rsid w:val="00DB64D1"/>
    <w:rsid w:val="00DB66A1"/>
    <w:rsid w:val="00DB67F0"/>
    <w:rsid w:val="00DB6EBA"/>
    <w:rsid w:val="00DB6F42"/>
    <w:rsid w:val="00DB725A"/>
    <w:rsid w:val="00DB7273"/>
    <w:rsid w:val="00DB7455"/>
    <w:rsid w:val="00DB7502"/>
    <w:rsid w:val="00DB7614"/>
    <w:rsid w:val="00DB7687"/>
    <w:rsid w:val="00DB773A"/>
    <w:rsid w:val="00DB79A0"/>
    <w:rsid w:val="00DB7D9B"/>
    <w:rsid w:val="00DC03E8"/>
    <w:rsid w:val="00DC0406"/>
    <w:rsid w:val="00DC05FE"/>
    <w:rsid w:val="00DC0791"/>
    <w:rsid w:val="00DC0ADF"/>
    <w:rsid w:val="00DC0B92"/>
    <w:rsid w:val="00DC0F14"/>
    <w:rsid w:val="00DC1177"/>
    <w:rsid w:val="00DC11E7"/>
    <w:rsid w:val="00DC1244"/>
    <w:rsid w:val="00DC15BA"/>
    <w:rsid w:val="00DC16A6"/>
    <w:rsid w:val="00DC186C"/>
    <w:rsid w:val="00DC19CA"/>
    <w:rsid w:val="00DC1C58"/>
    <w:rsid w:val="00DC1DB0"/>
    <w:rsid w:val="00DC1EF1"/>
    <w:rsid w:val="00DC205C"/>
    <w:rsid w:val="00DC206C"/>
    <w:rsid w:val="00DC255E"/>
    <w:rsid w:val="00DC257C"/>
    <w:rsid w:val="00DC264C"/>
    <w:rsid w:val="00DC290E"/>
    <w:rsid w:val="00DC29BC"/>
    <w:rsid w:val="00DC2BF5"/>
    <w:rsid w:val="00DC2CB2"/>
    <w:rsid w:val="00DC2D2A"/>
    <w:rsid w:val="00DC2E91"/>
    <w:rsid w:val="00DC30D1"/>
    <w:rsid w:val="00DC317D"/>
    <w:rsid w:val="00DC360B"/>
    <w:rsid w:val="00DC3612"/>
    <w:rsid w:val="00DC3693"/>
    <w:rsid w:val="00DC3A22"/>
    <w:rsid w:val="00DC3BA0"/>
    <w:rsid w:val="00DC3CFA"/>
    <w:rsid w:val="00DC3DE9"/>
    <w:rsid w:val="00DC3F92"/>
    <w:rsid w:val="00DC4072"/>
    <w:rsid w:val="00DC40AB"/>
    <w:rsid w:val="00DC410A"/>
    <w:rsid w:val="00DC422D"/>
    <w:rsid w:val="00DC4776"/>
    <w:rsid w:val="00DC4957"/>
    <w:rsid w:val="00DC495A"/>
    <w:rsid w:val="00DC4B3D"/>
    <w:rsid w:val="00DC505A"/>
    <w:rsid w:val="00DC5260"/>
    <w:rsid w:val="00DC5263"/>
    <w:rsid w:val="00DC5745"/>
    <w:rsid w:val="00DC5A0B"/>
    <w:rsid w:val="00DC5CD9"/>
    <w:rsid w:val="00DC5DB7"/>
    <w:rsid w:val="00DC5E60"/>
    <w:rsid w:val="00DC60DB"/>
    <w:rsid w:val="00DC6B1F"/>
    <w:rsid w:val="00DC6CCC"/>
    <w:rsid w:val="00DC72FF"/>
    <w:rsid w:val="00DC7317"/>
    <w:rsid w:val="00DC7388"/>
    <w:rsid w:val="00DC7891"/>
    <w:rsid w:val="00DC7C2E"/>
    <w:rsid w:val="00DD00A1"/>
    <w:rsid w:val="00DD0140"/>
    <w:rsid w:val="00DD01F7"/>
    <w:rsid w:val="00DD02D7"/>
    <w:rsid w:val="00DD0356"/>
    <w:rsid w:val="00DD035F"/>
    <w:rsid w:val="00DD061B"/>
    <w:rsid w:val="00DD0775"/>
    <w:rsid w:val="00DD0D63"/>
    <w:rsid w:val="00DD0D70"/>
    <w:rsid w:val="00DD0D8A"/>
    <w:rsid w:val="00DD10A1"/>
    <w:rsid w:val="00DD1107"/>
    <w:rsid w:val="00DD1297"/>
    <w:rsid w:val="00DD1327"/>
    <w:rsid w:val="00DD1460"/>
    <w:rsid w:val="00DD151B"/>
    <w:rsid w:val="00DD159D"/>
    <w:rsid w:val="00DD160A"/>
    <w:rsid w:val="00DD16B5"/>
    <w:rsid w:val="00DD16F4"/>
    <w:rsid w:val="00DD1983"/>
    <w:rsid w:val="00DD1B00"/>
    <w:rsid w:val="00DD1D97"/>
    <w:rsid w:val="00DD1EAE"/>
    <w:rsid w:val="00DD1F70"/>
    <w:rsid w:val="00DD202F"/>
    <w:rsid w:val="00DD205A"/>
    <w:rsid w:val="00DD2959"/>
    <w:rsid w:val="00DD2A29"/>
    <w:rsid w:val="00DD2AA4"/>
    <w:rsid w:val="00DD2E38"/>
    <w:rsid w:val="00DD309C"/>
    <w:rsid w:val="00DD30F2"/>
    <w:rsid w:val="00DD3190"/>
    <w:rsid w:val="00DD3194"/>
    <w:rsid w:val="00DD31E8"/>
    <w:rsid w:val="00DD3424"/>
    <w:rsid w:val="00DD349B"/>
    <w:rsid w:val="00DD34E2"/>
    <w:rsid w:val="00DD353C"/>
    <w:rsid w:val="00DD36DE"/>
    <w:rsid w:val="00DD37BC"/>
    <w:rsid w:val="00DD3969"/>
    <w:rsid w:val="00DD3FE2"/>
    <w:rsid w:val="00DD4217"/>
    <w:rsid w:val="00DD438F"/>
    <w:rsid w:val="00DD44C2"/>
    <w:rsid w:val="00DD47B3"/>
    <w:rsid w:val="00DD4E4D"/>
    <w:rsid w:val="00DD4EF0"/>
    <w:rsid w:val="00DD4FA1"/>
    <w:rsid w:val="00DD4FF5"/>
    <w:rsid w:val="00DD5048"/>
    <w:rsid w:val="00DD5069"/>
    <w:rsid w:val="00DD50C0"/>
    <w:rsid w:val="00DD528C"/>
    <w:rsid w:val="00DD528F"/>
    <w:rsid w:val="00DD5347"/>
    <w:rsid w:val="00DD53EA"/>
    <w:rsid w:val="00DD5533"/>
    <w:rsid w:val="00DD57C9"/>
    <w:rsid w:val="00DD5851"/>
    <w:rsid w:val="00DD5884"/>
    <w:rsid w:val="00DD5E26"/>
    <w:rsid w:val="00DD602B"/>
    <w:rsid w:val="00DD6098"/>
    <w:rsid w:val="00DD6408"/>
    <w:rsid w:val="00DD6412"/>
    <w:rsid w:val="00DD681B"/>
    <w:rsid w:val="00DD6B17"/>
    <w:rsid w:val="00DD6C79"/>
    <w:rsid w:val="00DD6C8B"/>
    <w:rsid w:val="00DD6E86"/>
    <w:rsid w:val="00DD6FB0"/>
    <w:rsid w:val="00DD727E"/>
    <w:rsid w:val="00DD73F0"/>
    <w:rsid w:val="00DD75F4"/>
    <w:rsid w:val="00DD75FC"/>
    <w:rsid w:val="00DD766C"/>
    <w:rsid w:val="00DD76F0"/>
    <w:rsid w:val="00DD7C62"/>
    <w:rsid w:val="00DD7E07"/>
    <w:rsid w:val="00DD7E79"/>
    <w:rsid w:val="00DE00BC"/>
    <w:rsid w:val="00DE0126"/>
    <w:rsid w:val="00DE01D5"/>
    <w:rsid w:val="00DE0271"/>
    <w:rsid w:val="00DE0283"/>
    <w:rsid w:val="00DE0409"/>
    <w:rsid w:val="00DE045A"/>
    <w:rsid w:val="00DE073F"/>
    <w:rsid w:val="00DE0910"/>
    <w:rsid w:val="00DE0A0A"/>
    <w:rsid w:val="00DE0AD0"/>
    <w:rsid w:val="00DE0AEF"/>
    <w:rsid w:val="00DE0C5E"/>
    <w:rsid w:val="00DE0E13"/>
    <w:rsid w:val="00DE0F7E"/>
    <w:rsid w:val="00DE1023"/>
    <w:rsid w:val="00DE1111"/>
    <w:rsid w:val="00DE1261"/>
    <w:rsid w:val="00DE1676"/>
    <w:rsid w:val="00DE18DC"/>
    <w:rsid w:val="00DE1923"/>
    <w:rsid w:val="00DE1C48"/>
    <w:rsid w:val="00DE1FB0"/>
    <w:rsid w:val="00DE2071"/>
    <w:rsid w:val="00DE21EF"/>
    <w:rsid w:val="00DE229B"/>
    <w:rsid w:val="00DE22D9"/>
    <w:rsid w:val="00DE23D1"/>
    <w:rsid w:val="00DE2429"/>
    <w:rsid w:val="00DE285F"/>
    <w:rsid w:val="00DE29B9"/>
    <w:rsid w:val="00DE2F09"/>
    <w:rsid w:val="00DE3053"/>
    <w:rsid w:val="00DE322E"/>
    <w:rsid w:val="00DE355F"/>
    <w:rsid w:val="00DE3615"/>
    <w:rsid w:val="00DE3762"/>
    <w:rsid w:val="00DE393E"/>
    <w:rsid w:val="00DE3961"/>
    <w:rsid w:val="00DE3979"/>
    <w:rsid w:val="00DE3B82"/>
    <w:rsid w:val="00DE3D02"/>
    <w:rsid w:val="00DE408C"/>
    <w:rsid w:val="00DE4183"/>
    <w:rsid w:val="00DE44E7"/>
    <w:rsid w:val="00DE461E"/>
    <w:rsid w:val="00DE4865"/>
    <w:rsid w:val="00DE49DC"/>
    <w:rsid w:val="00DE4A45"/>
    <w:rsid w:val="00DE4F08"/>
    <w:rsid w:val="00DE51B1"/>
    <w:rsid w:val="00DE535A"/>
    <w:rsid w:val="00DE5369"/>
    <w:rsid w:val="00DE56AD"/>
    <w:rsid w:val="00DE5B92"/>
    <w:rsid w:val="00DE5E85"/>
    <w:rsid w:val="00DE600A"/>
    <w:rsid w:val="00DE602A"/>
    <w:rsid w:val="00DE60B1"/>
    <w:rsid w:val="00DE61E4"/>
    <w:rsid w:val="00DE625F"/>
    <w:rsid w:val="00DE64CD"/>
    <w:rsid w:val="00DE65C2"/>
    <w:rsid w:val="00DE68FC"/>
    <w:rsid w:val="00DE6A98"/>
    <w:rsid w:val="00DE6B47"/>
    <w:rsid w:val="00DE6D0B"/>
    <w:rsid w:val="00DE6D7F"/>
    <w:rsid w:val="00DE74A9"/>
    <w:rsid w:val="00DE75F2"/>
    <w:rsid w:val="00DE763A"/>
    <w:rsid w:val="00DE7725"/>
    <w:rsid w:val="00DE783B"/>
    <w:rsid w:val="00DE79EB"/>
    <w:rsid w:val="00DE7EFD"/>
    <w:rsid w:val="00DF01CA"/>
    <w:rsid w:val="00DF02CC"/>
    <w:rsid w:val="00DF0467"/>
    <w:rsid w:val="00DF04DE"/>
    <w:rsid w:val="00DF0723"/>
    <w:rsid w:val="00DF0AE8"/>
    <w:rsid w:val="00DF0EA5"/>
    <w:rsid w:val="00DF104E"/>
    <w:rsid w:val="00DF11EF"/>
    <w:rsid w:val="00DF1256"/>
    <w:rsid w:val="00DF131B"/>
    <w:rsid w:val="00DF1429"/>
    <w:rsid w:val="00DF15FC"/>
    <w:rsid w:val="00DF189D"/>
    <w:rsid w:val="00DF190B"/>
    <w:rsid w:val="00DF1C9A"/>
    <w:rsid w:val="00DF207D"/>
    <w:rsid w:val="00DF21F5"/>
    <w:rsid w:val="00DF2284"/>
    <w:rsid w:val="00DF24A2"/>
    <w:rsid w:val="00DF26E2"/>
    <w:rsid w:val="00DF28CD"/>
    <w:rsid w:val="00DF2920"/>
    <w:rsid w:val="00DF29E6"/>
    <w:rsid w:val="00DF29E9"/>
    <w:rsid w:val="00DF2B49"/>
    <w:rsid w:val="00DF2C3F"/>
    <w:rsid w:val="00DF2CEB"/>
    <w:rsid w:val="00DF2DF2"/>
    <w:rsid w:val="00DF2F8C"/>
    <w:rsid w:val="00DF3030"/>
    <w:rsid w:val="00DF36FE"/>
    <w:rsid w:val="00DF3878"/>
    <w:rsid w:val="00DF397A"/>
    <w:rsid w:val="00DF3A27"/>
    <w:rsid w:val="00DF3D8B"/>
    <w:rsid w:val="00DF3F66"/>
    <w:rsid w:val="00DF3F93"/>
    <w:rsid w:val="00DF42B5"/>
    <w:rsid w:val="00DF43EB"/>
    <w:rsid w:val="00DF46EB"/>
    <w:rsid w:val="00DF473D"/>
    <w:rsid w:val="00DF4EAC"/>
    <w:rsid w:val="00DF5474"/>
    <w:rsid w:val="00DF55BD"/>
    <w:rsid w:val="00DF5738"/>
    <w:rsid w:val="00DF57ED"/>
    <w:rsid w:val="00DF58E7"/>
    <w:rsid w:val="00DF5DBB"/>
    <w:rsid w:val="00DF5F55"/>
    <w:rsid w:val="00DF6110"/>
    <w:rsid w:val="00DF61C7"/>
    <w:rsid w:val="00DF638B"/>
    <w:rsid w:val="00DF65B1"/>
    <w:rsid w:val="00DF661A"/>
    <w:rsid w:val="00DF6F11"/>
    <w:rsid w:val="00DF6FA9"/>
    <w:rsid w:val="00DF7012"/>
    <w:rsid w:val="00DF716B"/>
    <w:rsid w:val="00DF738B"/>
    <w:rsid w:val="00DF73AF"/>
    <w:rsid w:val="00DF74C2"/>
    <w:rsid w:val="00DF7701"/>
    <w:rsid w:val="00DF77BF"/>
    <w:rsid w:val="00DF78EC"/>
    <w:rsid w:val="00DF7BFF"/>
    <w:rsid w:val="00DF7C3A"/>
    <w:rsid w:val="00DF7F47"/>
    <w:rsid w:val="00DF7FD9"/>
    <w:rsid w:val="00E00013"/>
    <w:rsid w:val="00E0021B"/>
    <w:rsid w:val="00E00382"/>
    <w:rsid w:val="00E00482"/>
    <w:rsid w:val="00E00708"/>
    <w:rsid w:val="00E007E2"/>
    <w:rsid w:val="00E00A45"/>
    <w:rsid w:val="00E00BE1"/>
    <w:rsid w:val="00E01176"/>
    <w:rsid w:val="00E0124B"/>
    <w:rsid w:val="00E012C4"/>
    <w:rsid w:val="00E01316"/>
    <w:rsid w:val="00E01380"/>
    <w:rsid w:val="00E0153A"/>
    <w:rsid w:val="00E01688"/>
    <w:rsid w:val="00E0170C"/>
    <w:rsid w:val="00E01790"/>
    <w:rsid w:val="00E018D1"/>
    <w:rsid w:val="00E019CD"/>
    <w:rsid w:val="00E01A0C"/>
    <w:rsid w:val="00E01A78"/>
    <w:rsid w:val="00E01BB3"/>
    <w:rsid w:val="00E01D36"/>
    <w:rsid w:val="00E01E23"/>
    <w:rsid w:val="00E022D9"/>
    <w:rsid w:val="00E02728"/>
    <w:rsid w:val="00E0275C"/>
    <w:rsid w:val="00E0284E"/>
    <w:rsid w:val="00E02931"/>
    <w:rsid w:val="00E02AD6"/>
    <w:rsid w:val="00E02C32"/>
    <w:rsid w:val="00E0300B"/>
    <w:rsid w:val="00E03169"/>
    <w:rsid w:val="00E03306"/>
    <w:rsid w:val="00E033BA"/>
    <w:rsid w:val="00E03433"/>
    <w:rsid w:val="00E0346A"/>
    <w:rsid w:val="00E035A7"/>
    <w:rsid w:val="00E03875"/>
    <w:rsid w:val="00E03D27"/>
    <w:rsid w:val="00E042F4"/>
    <w:rsid w:val="00E043B0"/>
    <w:rsid w:val="00E04585"/>
    <w:rsid w:val="00E04A70"/>
    <w:rsid w:val="00E04BCC"/>
    <w:rsid w:val="00E04CEF"/>
    <w:rsid w:val="00E04E01"/>
    <w:rsid w:val="00E0507E"/>
    <w:rsid w:val="00E05445"/>
    <w:rsid w:val="00E05756"/>
    <w:rsid w:val="00E05B64"/>
    <w:rsid w:val="00E05C62"/>
    <w:rsid w:val="00E05C87"/>
    <w:rsid w:val="00E05DFA"/>
    <w:rsid w:val="00E05E6A"/>
    <w:rsid w:val="00E05F6B"/>
    <w:rsid w:val="00E062A9"/>
    <w:rsid w:val="00E0631B"/>
    <w:rsid w:val="00E0688B"/>
    <w:rsid w:val="00E06892"/>
    <w:rsid w:val="00E06952"/>
    <w:rsid w:val="00E06A04"/>
    <w:rsid w:val="00E06CBD"/>
    <w:rsid w:val="00E06FD9"/>
    <w:rsid w:val="00E07553"/>
    <w:rsid w:val="00E076FE"/>
    <w:rsid w:val="00E07AE5"/>
    <w:rsid w:val="00E07C83"/>
    <w:rsid w:val="00E07D98"/>
    <w:rsid w:val="00E07F71"/>
    <w:rsid w:val="00E07FB4"/>
    <w:rsid w:val="00E1009A"/>
    <w:rsid w:val="00E105B8"/>
    <w:rsid w:val="00E10649"/>
    <w:rsid w:val="00E1094F"/>
    <w:rsid w:val="00E10EDD"/>
    <w:rsid w:val="00E10EEC"/>
    <w:rsid w:val="00E10FEE"/>
    <w:rsid w:val="00E11512"/>
    <w:rsid w:val="00E1157A"/>
    <w:rsid w:val="00E1180E"/>
    <w:rsid w:val="00E1183D"/>
    <w:rsid w:val="00E12017"/>
    <w:rsid w:val="00E1209C"/>
    <w:rsid w:val="00E120C6"/>
    <w:rsid w:val="00E121A3"/>
    <w:rsid w:val="00E1233B"/>
    <w:rsid w:val="00E1238B"/>
    <w:rsid w:val="00E127FD"/>
    <w:rsid w:val="00E12812"/>
    <w:rsid w:val="00E12886"/>
    <w:rsid w:val="00E12AFA"/>
    <w:rsid w:val="00E12D2E"/>
    <w:rsid w:val="00E1311A"/>
    <w:rsid w:val="00E133B4"/>
    <w:rsid w:val="00E13591"/>
    <w:rsid w:val="00E135D3"/>
    <w:rsid w:val="00E13650"/>
    <w:rsid w:val="00E13779"/>
    <w:rsid w:val="00E13989"/>
    <w:rsid w:val="00E13B3A"/>
    <w:rsid w:val="00E141C4"/>
    <w:rsid w:val="00E141F0"/>
    <w:rsid w:val="00E144AA"/>
    <w:rsid w:val="00E14786"/>
    <w:rsid w:val="00E14843"/>
    <w:rsid w:val="00E14A64"/>
    <w:rsid w:val="00E14B85"/>
    <w:rsid w:val="00E14BE9"/>
    <w:rsid w:val="00E14E3D"/>
    <w:rsid w:val="00E14E75"/>
    <w:rsid w:val="00E153C7"/>
    <w:rsid w:val="00E153EA"/>
    <w:rsid w:val="00E154A6"/>
    <w:rsid w:val="00E1573C"/>
    <w:rsid w:val="00E15CBD"/>
    <w:rsid w:val="00E15DFC"/>
    <w:rsid w:val="00E16087"/>
    <w:rsid w:val="00E160DD"/>
    <w:rsid w:val="00E160F9"/>
    <w:rsid w:val="00E16432"/>
    <w:rsid w:val="00E166B2"/>
    <w:rsid w:val="00E16CE1"/>
    <w:rsid w:val="00E16F8E"/>
    <w:rsid w:val="00E17387"/>
    <w:rsid w:val="00E1750C"/>
    <w:rsid w:val="00E1758D"/>
    <w:rsid w:val="00E178B1"/>
    <w:rsid w:val="00E17975"/>
    <w:rsid w:val="00E17E63"/>
    <w:rsid w:val="00E20162"/>
    <w:rsid w:val="00E202E0"/>
    <w:rsid w:val="00E2035A"/>
    <w:rsid w:val="00E203D5"/>
    <w:rsid w:val="00E2046A"/>
    <w:rsid w:val="00E20814"/>
    <w:rsid w:val="00E20C34"/>
    <w:rsid w:val="00E20C40"/>
    <w:rsid w:val="00E20CE7"/>
    <w:rsid w:val="00E20D43"/>
    <w:rsid w:val="00E213C6"/>
    <w:rsid w:val="00E21442"/>
    <w:rsid w:val="00E214EC"/>
    <w:rsid w:val="00E216E0"/>
    <w:rsid w:val="00E21B84"/>
    <w:rsid w:val="00E21BA6"/>
    <w:rsid w:val="00E21D0E"/>
    <w:rsid w:val="00E21D91"/>
    <w:rsid w:val="00E21DA8"/>
    <w:rsid w:val="00E21F10"/>
    <w:rsid w:val="00E21F85"/>
    <w:rsid w:val="00E2202A"/>
    <w:rsid w:val="00E2202C"/>
    <w:rsid w:val="00E22141"/>
    <w:rsid w:val="00E221C0"/>
    <w:rsid w:val="00E2220E"/>
    <w:rsid w:val="00E22238"/>
    <w:rsid w:val="00E222F2"/>
    <w:rsid w:val="00E22407"/>
    <w:rsid w:val="00E22553"/>
    <w:rsid w:val="00E226F1"/>
    <w:rsid w:val="00E2275F"/>
    <w:rsid w:val="00E228BC"/>
    <w:rsid w:val="00E229D5"/>
    <w:rsid w:val="00E22ACB"/>
    <w:rsid w:val="00E22B1B"/>
    <w:rsid w:val="00E22B7A"/>
    <w:rsid w:val="00E22D14"/>
    <w:rsid w:val="00E22EB5"/>
    <w:rsid w:val="00E232B1"/>
    <w:rsid w:val="00E238FC"/>
    <w:rsid w:val="00E2408C"/>
    <w:rsid w:val="00E24527"/>
    <w:rsid w:val="00E24561"/>
    <w:rsid w:val="00E24672"/>
    <w:rsid w:val="00E247E9"/>
    <w:rsid w:val="00E248CF"/>
    <w:rsid w:val="00E24A83"/>
    <w:rsid w:val="00E24AEC"/>
    <w:rsid w:val="00E24BD2"/>
    <w:rsid w:val="00E24C88"/>
    <w:rsid w:val="00E24CFF"/>
    <w:rsid w:val="00E24D56"/>
    <w:rsid w:val="00E24D5A"/>
    <w:rsid w:val="00E24E97"/>
    <w:rsid w:val="00E24F6D"/>
    <w:rsid w:val="00E25234"/>
    <w:rsid w:val="00E252A1"/>
    <w:rsid w:val="00E252E2"/>
    <w:rsid w:val="00E25554"/>
    <w:rsid w:val="00E255A4"/>
    <w:rsid w:val="00E256F0"/>
    <w:rsid w:val="00E25992"/>
    <w:rsid w:val="00E25A45"/>
    <w:rsid w:val="00E25B26"/>
    <w:rsid w:val="00E25B73"/>
    <w:rsid w:val="00E260D5"/>
    <w:rsid w:val="00E2622B"/>
    <w:rsid w:val="00E2684C"/>
    <w:rsid w:val="00E26C94"/>
    <w:rsid w:val="00E26CE4"/>
    <w:rsid w:val="00E26D6A"/>
    <w:rsid w:val="00E26EFC"/>
    <w:rsid w:val="00E27332"/>
    <w:rsid w:val="00E2778E"/>
    <w:rsid w:val="00E2786B"/>
    <w:rsid w:val="00E279A3"/>
    <w:rsid w:val="00E27BAE"/>
    <w:rsid w:val="00E27BED"/>
    <w:rsid w:val="00E30264"/>
    <w:rsid w:val="00E302C4"/>
    <w:rsid w:val="00E30392"/>
    <w:rsid w:val="00E30A0F"/>
    <w:rsid w:val="00E30AD4"/>
    <w:rsid w:val="00E30B7D"/>
    <w:rsid w:val="00E30BD4"/>
    <w:rsid w:val="00E30C6E"/>
    <w:rsid w:val="00E30CCD"/>
    <w:rsid w:val="00E30E31"/>
    <w:rsid w:val="00E30E62"/>
    <w:rsid w:val="00E312A2"/>
    <w:rsid w:val="00E3137C"/>
    <w:rsid w:val="00E3142C"/>
    <w:rsid w:val="00E31A14"/>
    <w:rsid w:val="00E31D26"/>
    <w:rsid w:val="00E31EEA"/>
    <w:rsid w:val="00E320D9"/>
    <w:rsid w:val="00E32333"/>
    <w:rsid w:val="00E32374"/>
    <w:rsid w:val="00E32402"/>
    <w:rsid w:val="00E3244B"/>
    <w:rsid w:val="00E325B2"/>
    <w:rsid w:val="00E32603"/>
    <w:rsid w:val="00E32C6D"/>
    <w:rsid w:val="00E32F6E"/>
    <w:rsid w:val="00E33045"/>
    <w:rsid w:val="00E3332D"/>
    <w:rsid w:val="00E3350C"/>
    <w:rsid w:val="00E339E9"/>
    <w:rsid w:val="00E33AED"/>
    <w:rsid w:val="00E33D42"/>
    <w:rsid w:val="00E34022"/>
    <w:rsid w:val="00E344B9"/>
    <w:rsid w:val="00E346AB"/>
    <w:rsid w:val="00E3477A"/>
    <w:rsid w:val="00E34809"/>
    <w:rsid w:val="00E34827"/>
    <w:rsid w:val="00E348F3"/>
    <w:rsid w:val="00E34D21"/>
    <w:rsid w:val="00E34D24"/>
    <w:rsid w:val="00E34DAF"/>
    <w:rsid w:val="00E3501D"/>
    <w:rsid w:val="00E3527B"/>
    <w:rsid w:val="00E35302"/>
    <w:rsid w:val="00E3534B"/>
    <w:rsid w:val="00E35396"/>
    <w:rsid w:val="00E354EC"/>
    <w:rsid w:val="00E355EB"/>
    <w:rsid w:val="00E358B4"/>
    <w:rsid w:val="00E3598E"/>
    <w:rsid w:val="00E35B68"/>
    <w:rsid w:val="00E35D3E"/>
    <w:rsid w:val="00E35D74"/>
    <w:rsid w:val="00E35DEB"/>
    <w:rsid w:val="00E35EAC"/>
    <w:rsid w:val="00E36078"/>
    <w:rsid w:val="00E360C3"/>
    <w:rsid w:val="00E360F0"/>
    <w:rsid w:val="00E36795"/>
    <w:rsid w:val="00E36B96"/>
    <w:rsid w:val="00E36C7A"/>
    <w:rsid w:val="00E36DE3"/>
    <w:rsid w:val="00E36E68"/>
    <w:rsid w:val="00E37140"/>
    <w:rsid w:val="00E373E3"/>
    <w:rsid w:val="00E37827"/>
    <w:rsid w:val="00E37C23"/>
    <w:rsid w:val="00E37C38"/>
    <w:rsid w:val="00E37D0D"/>
    <w:rsid w:val="00E40510"/>
    <w:rsid w:val="00E40621"/>
    <w:rsid w:val="00E4063B"/>
    <w:rsid w:val="00E40685"/>
    <w:rsid w:val="00E4070F"/>
    <w:rsid w:val="00E4075C"/>
    <w:rsid w:val="00E4092D"/>
    <w:rsid w:val="00E409B4"/>
    <w:rsid w:val="00E40A30"/>
    <w:rsid w:val="00E40B4C"/>
    <w:rsid w:val="00E40BEB"/>
    <w:rsid w:val="00E40CA9"/>
    <w:rsid w:val="00E40D0D"/>
    <w:rsid w:val="00E40DE1"/>
    <w:rsid w:val="00E40E41"/>
    <w:rsid w:val="00E41126"/>
    <w:rsid w:val="00E4130E"/>
    <w:rsid w:val="00E41C48"/>
    <w:rsid w:val="00E41E9F"/>
    <w:rsid w:val="00E41FA8"/>
    <w:rsid w:val="00E41FDE"/>
    <w:rsid w:val="00E42186"/>
    <w:rsid w:val="00E42332"/>
    <w:rsid w:val="00E42890"/>
    <w:rsid w:val="00E42A17"/>
    <w:rsid w:val="00E42AB1"/>
    <w:rsid w:val="00E42E72"/>
    <w:rsid w:val="00E43083"/>
    <w:rsid w:val="00E430D6"/>
    <w:rsid w:val="00E430DA"/>
    <w:rsid w:val="00E43213"/>
    <w:rsid w:val="00E43295"/>
    <w:rsid w:val="00E432EB"/>
    <w:rsid w:val="00E43700"/>
    <w:rsid w:val="00E437B3"/>
    <w:rsid w:val="00E437B4"/>
    <w:rsid w:val="00E43B06"/>
    <w:rsid w:val="00E43B81"/>
    <w:rsid w:val="00E43C34"/>
    <w:rsid w:val="00E43FF1"/>
    <w:rsid w:val="00E440F8"/>
    <w:rsid w:val="00E441B2"/>
    <w:rsid w:val="00E44370"/>
    <w:rsid w:val="00E4496D"/>
    <w:rsid w:val="00E44978"/>
    <w:rsid w:val="00E449D2"/>
    <w:rsid w:val="00E449DC"/>
    <w:rsid w:val="00E44AE2"/>
    <w:rsid w:val="00E44AF2"/>
    <w:rsid w:val="00E44B4A"/>
    <w:rsid w:val="00E44F78"/>
    <w:rsid w:val="00E4516F"/>
    <w:rsid w:val="00E4529C"/>
    <w:rsid w:val="00E4534D"/>
    <w:rsid w:val="00E4548D"/>
    <w:rsid w:val="00E456BB"/>
    <w:rsid w:val="00E4572F"/>
    <w:rsid w:val="00E45744"/>
    <w:rsid w:val="00E457F3"/>
    <w:rsid w:val="00E45977"/>
    <w:rsid w:val="00E4598D"/>
    <w:rsid w:val="00E45D90"/>
    <w:rsid w:val="00E45DF8"/>
    <w:rsid w:val="00E45FD8"/>
    <w:rsid w:val="00E4612A"/>
    <w:rsid w:val="00E46209"/>
    <w:rsid w:val="00E46373"/>
    <w:rsid w:val="00E46488"/>
    <w:rsid w:val="00E466C5"/>
    <w:rsid w:val="00E466E5"/>
    <w:rsid w:val="00E46B31"/>
    <w:rsid w:val="00E46C96"/>
    <w:rsid w:val="00E46CE2"/>
    <w:rsid w:val="00E46D45"/>
    <w:rsid w:val="00E46DBB"/>
    <w:rsid w:val="00E46EE8"/>
    <w:rsid w:val="00E4701F"/>
    <w:rsid w:val="00E4705A"/>
    <w:rsid w:val="00E47163"/>
    <w:rsid w:val="00E473CA"/>
    <w:rsid w:val="00E47428"/>
    <w:rsid w:val="00E47602"/>
    <w:rsid w:val="00E47727"/>
    <w:rsid w:val="00E477A8"/>
    <w:rsid w:val="00E478C1"/>
    <w:rsid w:val="00E47975"/>
    <w:rsid w:val="00E47CB7"/>
    <w:rsid w:val="00E47D45"/>
    <w:rsid w:val="00E47DA0"/>
    <w:rsid w:val="00E47E07"/>
    <w:rsid w:val="00E47E86"/>
    <w:rsid w:val="00E502AF"/>
    <w:rsid w:val="00E50471"/>
    <w:rsid w:val="00E50623"/>
    <w:rsid w:val="00E50790"/>
    <w:rsid w:val="00E50A4A"/>
    <w:rsid w:val="00E50A66"/>
    <w:rsid w:val="00E50ADF"/>
    <w:rsid w:val="00E50CD6"/>
    <w:rsid w:val="00E50D37"/>
    <w:rsid w:val="00E511C7"/>
    <w:rsid w:val="00E51321"/>
    <w:rsid w:val="00E515B8"/>
    <w:rsid w:val="00E517D5"/>
    <w:rsid w:val="00E519B0"/>
    <w:rsid w:val="00E51C1A"/>
    <w:rsid w:val="00E51DCC"/>
    <w:rsid w:val="00E51E71"/>
    <w:rsid w:val="00E52048"/>
    <w:rsid w:val="00E5204B"/>
    <w:rsid w:val="00E523A4"/>
    <w:rsid w:val="00E524AD"/>
    <w:rsid w:val="00E52775"/>
    <w:rsid w:val="00E52F86"/>
    <w:rsid w:val="00E532E0"/>
    <w:rsid w:val="00E536D1"/>
    <w:rsid w:val="00E53725"/>
    <w:rsid w:val="00E5379C"/>
    <w:rsid w:val="00E53E05"/>
    <w:rsid w:val="00E54105"/>
    <w:rsid w:val="00E54237"/>
    <w:rsid w:val="00E54242"/>
    <w:rsid w:val="00E544F4"/>
    <w:rsid w:val="00E54648"/>
    <w:rsid w:val="00E546B5"/>
    <w:rsid w:val="00E546EA"/>
    <w:rsid w:val="00E5497B"/>
    <w:rsid w:val="00E54C7D"/>
    <w:rsid w:val="00E54D81"/>
    <w:rsid w:val="00E54F14"/>
    <w:rsid w:val="00E54F2A"/>
    <w:rsid w:val="00E54F42"/>
    <w:rsid w:val="00E553FE"/>
    <w:rsid w:val="00E55484"/>
    <w:rsid w:val="00E55851"/>
    <w:rsid w:val="00E55905"/>
    <w:rsid w:val="00E55D90"/>
    <w:rsid w:val="00E55F01"/>
    <w:rsid w:val="00E56117"/>
    <w:rsid w:val="00E56496"/>
    <w:rsid w:val="00E565B3"/>
    <w:rsid w:val="00E565CF"/>
    <w:rsid w:val="00E568A5"/>
    <w:rsid w:val="00E56A41"/>
    <w:rsid w:val="00E56E63"/>
    <w:rsid w:val="00E56FB9"/>
    <w:rsid w:val="00E57136"/>
    <w:rsid w:val="00E57683"/>
    <w:rsid w:val="00E57849"/>
    <w:rsid w:val="00E578E3"/>
    <w:rsid w:val="00E57B56"/>
    <w:rsid w:val="00E57BB9"/>
    <w:rsid w:val="00E57C02"/>
    <w:rsid w:val="00E57CE0"/>
    <w:rsid w:val="00E57CFF"/>
    <w:rsid w:val="00E57E8A"/>
    <w:rsid w:val="00E603F2"/>
    <w:rsid w:val="00E60439"/>
    <w:rsid w:val="00E60DD4"/>
    <w:rsid w:val="00E60E9F"/>
    <w:rsid w:val="00E60EAA"/>
    <w:rsid w:val="00E6119B"/>
    <w:rsid w:val="00E612BF"/>
    <w:rsid w:val="00E6132E"/>
    <w:rsid w:val="00E6135C"/>
    <w:rsid w:val="00E613D9"/>
    <w:rsid w:val="00E61A0F"/>
    <w:rsid w:val="00E61A9A"/>
    <w:rsid w:val="00E61B77"/>
    <w:rsid w:val="00E61EB8"/>
    <w:rsid w:val="00E61F66"/>
    <w:rsid w:val="00E61FD8"/>
    <w:rsid w:val="00E622B3"/>
    <w:rsid w:val="00E6241F"/>
    <w:rsid w:val="00E625D8"/>
    <w:rsid w:val="00E62C2E"/>
    <w:rsid w:val="00E62CFF"/>
    <w:rsid w:val="00E62F06"/>
    <w:rsid w:val="00E62F1C"/>
    <w:rsid w:val="00E62F48"/>
    <w:rsid w:val="00E630E5"/>
    <w:rsid w:val="00E632B1"/>
    <w:rsid w:val="00E634B3"/>
    <w:rsid w:val="00E6358A"/>
    <w:rsid w:val="00E635BC"/>
    <w:rsid w:val="00E6365C"/>
    <w:rsid w:val="00E63677"/>
    <w:rsid w:val="00E6384C"/>
    <w:rsid w:val="00E63942"/>
    <w:rsid w:val="00E6400F"/>
    <w:rsid w:val="00E641EF"/>
    <w:rsid w:val="00E64398"/>
    <w:rsid w:val="00E6489B"/>
    <w:rsid w:val="00E648F4"/>
    <w:rsid w:val="00E64B19"/>
    <w:rsid w:val="00E64C35"/>
    <w:rsid w:val="00E64C36"/>
    <w:rsid w:val="00E64CC4"/>
    <w:rsid w:val="00E64CFD"/>
    <w:rsid w:val="00E64E34"/>
    <w:rsid w:val="00E64EA2"/>
    <w:rsid w:val="00E64FF3"/>
    <w:rsid w:val="00E6510C"/>
    <w:rsid w:val="00E653BD"/>
    <w:rsid w:val="00E6550F"/>
    <w:rsid w:val="00E65526"/>
    <w:rsid w:val="00E6553E"/>
    <w:rsid w:val="00E65605"/>
    <w:rsid w:val="00E65A93"/>
    <w:rsid w:val="00E65B31"/>
    <w:rsid w:val="00E65C00"/>
    <w:rsid w:val="00E65C31"/>
    <w:rsid w:val="00E65D84"/>
    <w:rsid w:val="00E65DAA"/>
    <w:rsid w:val="00E65E1E"/>
    <w:rsid w:val="00E65E5C"/>
    <w:rsid w:val="00E661C8"/>
    <w:rsid w:val="00E662F5"/>
    <w:rsid w:val="00E663F2"/>
    <w:rsid w:val="00E66670"/>
    <w:rsid w:val="00E66806"/>
    <w:rsid w:val="00E66CFE"/>
    <w:rsid w:val="00E66E0E"/>
    <w:rsid w:val="00E66EDA"/>
    <w:rsid w:val="00E674BC"/>
    <w:rsid w:val="00E67543"/>
    <w:rsid w:val="00E6760F"/>
    <w:rsid w:val="00E67BD3"/>
    <w:rsid w:val="00E67D54"/>
    <w:rsid w:val="00E67E20"/>
    <w:rsid w:val="00E70165"/>
    <w:rsid w:val="00E70339"/>
    <w:rsid w:val="00E7068B"/>
    <w:rsid w:val="00E70A89"/>
    <w:rsid w:val="00E70C02"/>
    <w:rsid w:val="00E70F30"/>
    <w:rsid w:val="00E70F8C"/>
    <w:rsid w:val="00E7121C"/>
    <w:rsid w:val="00E7125A"/>
    <w:rsid w:val="00E71358"/>
    <w:rsid w:val="00E71738"/>
    <w:rsid w:val="00E7186D"/>
    <w:rsid w:val="00E719E1"/>
    <w:rsid w:val="00E71DAD"/>
    <w:rsid w:val="00E71F02"/>
    <w:rsid w:val="00E720BC"/>
    <w:rsid w:val="00E720C9"/>
    <w:rsid w:val="00E722CA"/>
    <w:rsid w:val="00E723CF"/>
    <w:rsid w:val="00E725A5"/>
    <w:rsid w:val="00E72684"/>
    <w:rsid w:val="00E7292D"/>
    <w:rsid w:val="00E72DE2"/>
    <w:rsid w:val="00E72EBB"/>
    <w:rsid w:val="00E72F0F"/>
    <w:rsid w:val="00E7300A"/>
    <w:rsid w:val="00E73132"/>
    <w:rsid w:val="00E7358D"/>
    <w:rsid w:val="00E7363F"/>
    <w:rsid w:val="00E739CD"/>
    <w:rsid w:val="00E73B33"/>
    <w:rsid w:val="00E73E97"/>
    <w:rsid w:val="00E73FC1"/>
    <w:rsid w:val="00E7408E"/>
    <w:rsid w:val="00E74A8B"/>
    <w:rsid w:val="00E74E48"/>
    <w:rsid w:val="00E74F8D"/>
    <w:rsid w:val="00E753BE"/>
    <w:rsid w:val="00E755FB"/>
    <w:rsid w:val="00E7567E"/>
    <w:rsid w:val="00E75AE3"/>
    <w:rsid w:val="00E75E28"/>
    <w:rsid w:val="00E76139"/>
    <w:rsid w:val="00E7622E"/>
    <w:rsid w:val="00E76513"/>
    <w:rsid w:val="00E76832"/>
    <w:rsid w:val="00E769FB"/>
    <w:rsid w:val="00E76A3B"/>
    <w:rsid w:val="00E76BAA"/>
    <w:rsid w:val="00E77044"/>
    <w:rsid w:val="00E773AE"/>
    <w:rsid w:val="00E77541"/>
    <w:rsid w:val="00E7759D"/>
    <w:rsid w:val="00E7784B"/>
    <w:rsid w:val="00E778C9"/>
    <w:rsid w:val="00E77AAA"/>
    <w:rsid w:val="00E77B99"/>
    <w:rsid w:val="00E77BFC"/>
    <w:rsid w:val="00E77F8B"/>
    <w:rsid w:val="00E77FE5"/>
    <w:rsid w:val="00E80152"/>
    <w:rsid w:val="00E80351"/>
    <w:rsid w:val="00E80538"/>
    <w:rsid w:val="00E807DB"/>
    <w:rsid w:val="00E80B82"/>
    <w:rsid w:val="00E810D5"/>
    <w:rsid w:val="00E8146C"/>
    <w:rsid w:val="00E814B3"/>
    <w:rsid w:val="00E81545"/>
    <w:rsid w:val="00E81797"/>
    <w:rsid w:val="00E81846"/>
    <w:rsid w:val="00E8193A"/>
    <w:rsid w:val="00E81A27"/>
    <w:rsid w:val="00E81B13"/>
    <w:rsid w:val="00E81B48"/>
    <w:rsid w:val="00E81D58"/>
    <w:rsid w:val="00E81E3B"/>
    <w:rsid w:val="00E82018"/>
    <w:rsid w:val="00E820F8"/>
    <w:rsid w:val="00E82542"/>
    <w:rsid w:val="00E82930"/>
    <w:rsid w:val="00E82B12"/>
    <w:rsid w:val="00E82F11"/>
    <w:rsid w:val="00E82FA6"/>
    <w:rsid w:val="00E83189"/>
    <w:rsid w:val="00E83381"/>
    <w:rsid w:val="00E83389"/>
    <w:rsid w:val="00E83513"/>
    <w:rsid w:val="00E83B69"/>
    <w:rsid w:val="00E83C0A"/>
    <w:rsid w:val="00E83CC8"/>
    <w:rsid w:val="00E83DF6"/>
    <w:rsid w:val="00E83FF1"/>
    <w:rsid w:val="00E841C8"/>
    <w:rsid w:val="00E84205"/>
    <w:rsid w:val="00E8433D"/>
    <w:rsid w:val="00E84469"/>
    <w:rsid w:val="00E84489"/>
    <w:rsid w:val="00E8474B"/>
    <w:rsid w:val="00E847DF"/>
    <w:rsid w:val="00E84901"/>
    <w:rsid w:val="00E84B1F"/>
    <w:rsid w:val="00E84B7E"/>
    <w:rsid w:val="00E84E43"/>
    <w:rsid w:val="00E84EA0"/>
    <w:rsid w:val="00E85051"/>
    <w:rsid w:val="00E855AB"/>
    <w:rsid w:val="00E855E4"/>
    <w:rsid w:val="00E85A0F"/>
    <w:rsid w:val="00E85BDA"/>
    <w:rsid w:val="00E85D86"/>
    <w:rsid w:val="00E85E57"/>
    <w:rsid w:val="00E86451"/>
    <w:rsid w:val="00E86750"/>
    <w:rsid w:val="00E869E7"/>
    <w:rsid w:val="00E86BF3"/>
    <w:rsid w:val="00E86EAE"/>
    <w:rsid w:val="00E87002"/>
    <w:rsid w:val="00E871BD"/>
    <w:rsid w:val="00E8722D"/>
    <w:rsid w:val="00E8724E"/>
    <w:rsid w:val="00E8736D"/>
    <w:rsid w:val="00E873E1"/>
    <w:rsid w:val="00E87543"/>
    <w:rsid w:val="00E876AF"/>
    <w:rsid w:val="00E87862"/>
    <w:rsid w:val="00E87C94"/>
    <w:rsid w:val="00E87DFD"/>
    <w:rsid w:val="00E90285"/>
    <w:rsid w:val="00E902E8"/>
    <w:rsid w:val="00E90667"/>
    <w:rsid w:val="00E90671"/>
    <w:rsid w:val="00E90BE0"/>
    <w:rsid w:val="00E90D4C"/>
    <w:rsid w:val="00E90E4D"/>
    <w:rsid w:val="00E90F01"/>
    <w:rsid w:val="00E90F38"/>
    <w:rsid w:val="00E90F57"/>
    <w:rsid w:val="00E9105F"/>
    <w:rsid w:val="00E9140C"/>
    <w:rsid w:val="00E915A2"/>
    <w:rsid w:val="00E915BF"/>
    <w:rsid w:val="00E91934"/>
    <w:rsid w:val="00E91E22"/>
    <w:rsid w:val="00E91ECC"/>
    <w:rsid w:val="00E91EF0"/>
    <w:rsid w:val="00E920B5"/>
    <w:rsid w:val="00E921BA"/>
    <w:rsid w:val="00E923C6"/>
    <w:rsid w:val="00E92566"/>
    <w:rsid w:val="00E928A4"/>
    <w:rsid w:val="00E929B3"/>
    <w:rsid w:val="00E92A66"/>
    <w:rsid w:val="00E92CB2"/>
    <w:rsid w:val="00E92D97"/>
    <w:rsid w:val="00E93218"/>
    <w:rsid w:val="00E9348B"/>
    <w:rsid w:val="00E93823"/>
    <w:rsid w:val="00E93903"/>
    <w:rsid w:val="00E93958"/>
    <w:rsid w:val="00E93A47"/>
    <w:rsid w:val="00E93BEE"/>
    <w:rsid w:val="00E93CAF"/>
    <w:rsid w:val="00E93E46"/>
    <w:rsid w:val="00E93FDE"/>
    <w:rsid w:val="00E94368"/>
    <w:rsid w:val="00E943B3"/>
    <w:rsid w:val="00E94679"/>
    <w:rsid w:val="00E94983"/>
    <w:rsid w:val="00E94B75"/>
    <w:rsid w:val="00E94C00"/>
    <w:rsid w:val="00E94EC7"/>
    <w:rsid w:val="00E9500B"/>
    <w:rsid w:val="00E95023"/>
    <w:rsid w:val="00E95734"/>
    <w:rsid w:val="00E959FF"/>
    <w:rsid w:val="00E95AFC"/>
    <w:rsid w:val="00E95CE3"/>
    <w:rsid w:val="00E95F11"/>
    <w:rsid w:val="00E9633E"/>
    <w:rsid w:val="00E9667F"/>
    <w:rsid w:val="00E96737"/>
    <w:rsid w:val="00E96906"/>
    <w:rsid w:val="00E9694E"/>
    <w:rsid w:val="00E971F1"/>
    <w:rsid w:val="00E978A6"/>
    <w:rsid w:val="00E97970"/>
    <w:rsid w:val="00E979EB"/>
    <w:rsid w:val="00E97A28"/>
    <w:rsid w:val="00E97BC9"/>
    <w:rsid w:val="00E97DE3"/>
    <w:rsid w:val="00E97F7E"/>
    <w:rsid w:val="00EA00F9"/>
    <w:rsid w:val="00EA017A"/>
    <w:rsid w:val="00EA02C3"/>
    <w:rsid w:val="00EA075D"/>
    <w:rsid w:val="00EA0A3D"/>
    <w:rsid w:val="00EA0B2A"/>
    <w:rsid w:val="00EA0E48"/>
    <w:rsid w:val="00EA0FEE"/>
    <w:rsid w:val="00EA1138"/>
    <w:rsid w:val="00EA1287"/>
    <w:rsid w:val="00EA1753"/>
    <w:rsid w:val="00EA1BE5"/>
    <w:rsid w:val="00EA28D7"/>
    <w:rsid w:val="00EA2B6E"/>
    <w:rsid w:val="00EA2C8A"/>
    <w:rsid w:val="00EA2E9E"/>
    <w:rsid w:val="00EA326F"/>
    <w:rsid w:val="00EA34B1"/>
    <w:rsid w:val="00EA34FB"/>
    <w:rsid w:val="00EA36E9"/>
    <w:rsid w:val="00EA3906"/>
    <w:rsid w:val="00EA397D"/>
    <w:rsid w:val="00EA3ACA"/>
    <w:rsid w:val="00EA3C7A"/>
    <w:rsid w:val="00EA4097"/>
    <w:rsid w:val="00EA415A"/>
    <w:rsid w:val="00EA4224"/>
    <w:rsid w:val="00EA422D"/>
    <w:rsid w:val="00EA446C"/>
    <w:rsid w:val="00EA4506"/>
    <w:rsid w:val="00EA4988"/>
    <w:rsid w:val="00EA498E"/>
    <w:rsid w:val="00EA49CF"/>
    <w:rsid w:val="00EA4B2C"/>
    <w:rsid w:val="00EA4B4E"/>
    <w:rsid w:val="00EA4B67"/>
    <w:rsid w:val="00EA505E"/>
    <w:rsid w:val="00EA51F1"/>
    <w:rsid w:val="00EA5292"/>
    <w:rsid w:val="00EA53BA"/>
    <w:rsid w:val="00EA55D0"/>
    <w:rsid w:val="00EA58AD"/>
    <w:rsid w:val="00EA58BF"/>
    <w:rsid w:val="00EA5BB6"/>
    <w:rsid w:val="00EA5DC2"/>
    <w:rsid w:val="00EA616E"/>
    <w:rsid w:val="00EA6180"/>
    <w:rsid w:val="00EA64E9"/>
    <w:rsid w:val="00EA6702"/>
    <w:rsid w:val="00EA6846"/>
    <w:rsid w:val="00EA68ED"/>
    <w:rsid w:val="00EA6AC2"/>
    <w:rsid w:val="00EA6B3D"/>
    <w:rsid w:val="00EA724F"/>
    <w:rsid w:val="00EA7734"/>
    <w:rsid w:val="00EA7763"/>
    <w:rsid w:val="00EA7B0C"/>
    <w:rsid w:val="00EA7B82"/>
    <w:rsid w:val="00EA7FD1"/>
    <w:rsid w:val="00EB01FC"/>
    <w:rsid w:val="00EB02A1"/>
    <w:rsid w:val="00EB03DB"/>
    <w:rsid w:val="00EB03F8"/>
    <w:rsid w:val="00EB05BF"/>
    <w:rsid w:val="00EB080D"/>
    <w:rsid w:val="00EB0824"/>
    <w:rsid w:val="00EB0890"/>
    <w:rsid w:val="00EB0A81"/>
    <w:rsid w:val="00EB0AFE"/>
    <w:rsid w:val="00EB0EBF"/>
    <w:rsid w:val="00EB0F3D"/>
    <w:rsid w:val="00EB0FE0"/>
    <w:rsid w:val="00EB0FE4"/>
    <w:rsid w:val="00EB152C"/>
    <w:rsid w:val="00EB1A64"/>
    <w:rsid w:val="00EB29A7"/>
    <w:rsid w:val="00EB29B9"/>
    <w:rsid w:val="00EB2ADD"/>
    <w:rsid w:val="00EB2B99"/>
    <w:rsid w:val="00EB2D83"/>
    <w:rsid w:val="00EB30C5"/>
    <w:rsid w:val="00EB3390"/>
    <w:rsid w:val="00EB3409"/>
    <w:rsid w:val="00EB341F"/>
    <w:rsid w:val="00EB3909"/>
    <w:rsid w:val="00EB393A"/>
    <w:rsid w:val="00EB3A19"/>
    <w:rsid w:val="00EB3CE9"/>
    <w:rsid w:val="00EB3CFE"/>
    <w:rsid w:val="00EB3D25"/>
    <w:rsid w:val="00EB3D8A"/>
    <w:rsid w:val="00EB437A"/>
    <w:rsid w:val="00EB468A"/>
    <w:rsid w:val="00EB46CC"/>
    <w:rsid w:val="00EB480F"/>
    <w:rsid w:val="00EB4900"/>
    <w:rsid w:val="00EB49E0"/>
    <w:rsid w:val="00EB4DA8"/>
    <w:rsid w:val="00EB4F61"/>
    <w:rsid w:val="00EB5072"/>
    <w:rsid w:val="00EB53CD"/>
    <w:rsid w:val="00EB5560"/>
    <w:rsid w:val="00EB55E3"/>
    <w:rsid w:val="00EB564E"/>
    <w:rsid w:val="00EB57BE"/>
    <w:rsid w:val="00EB58D4"/>
    <w:rsid w:val="00EB5AD7"/>
    <w:rsid w:val="00EB5EA0"/>
    <w:rsid w:val="00EB603F"/>
    <w:rsid w:val="00EB61C6"/>
    <w:rsid w:val="00EB6324"/>
    <w:rsid w:val="00EB6459"/>
    <w:rsid w:val="00EB64F3"/>
    <w:rsid w:val="00EB6809"/>
    <w:rsid w:val="00EB6816"/>
    <w:rsid w:val="00EB68BE"/>
    <w:rsid w:val="00EB68F0"/>
    <w:rsid w:val="00EB6B9B"/>
    <w:rsid w:val="00EB6E22"/>
    <w:rsid w:val="00EB70B8"/>
    <w:rsid w:val="00EB712C"/>
    <w:rsid w:val="00EB7155"/>
    <w:rsid w:val="00EB78EF"/>
    <w:rsid w:val="00EB7934"/>
    <w:rsid w:val="00EB7BA4"/>
    <w:rsid w:val="00EB7DEB"/>
    <w:rsid w:val="00EC0087"/>
    <w:rsid w:val="00EC0494"/>
    <w:rsid w:val="00EC0932"/>
    <w:rsid w:val="00EC0C18"/>
    <w:rsid w:val="00EC0D5D"/>
    <w:rsid w:val="00EC0EBF"/>
    <w:rsid w:val="00EC1060"/>
    <w:rsid w:val="00EC16C0"/>
    <w:rsid w:val="00EC181F"/>
    <w:rsid w:val="00EC18B9"/>
    <w:rsid w:val="00EC1948"/>
    <w:rsid w:val="00EC1A2A"/>
    <w:rsid w:val="00EC1A58"/>
    <w:rsid w:val="00EC1A74"/>
    <w:rsid w:val="00EC1BC6"/>
    <w:rsid w:val="00EC1BE2"/>
    <w:rsid w:val="00EC1DF4"/>
    <w:rsid w:val="00EC2144"/>
    <w:rsid w:val="00EC2339"/>
    <w:rsid w:val="00EC25BE"/>
    <w:rsid w:val="00EC29CF"/>
    <w:rsid w:val="00EC2D55"/>
    <w:rsid w:val="00EC2F67"/>
    <w:rsid w:val="00EC2F97"/>
    <w:rsid w:val="00EC305C"/>
    <w:rsid w:val="00EC31FA"/>
    <w:rsid w:val="00EC331D"/>
    <w:rsid w:val="00EC3325"/>
    <w:rsid w:val="00EC33CE"/>
    <w:rsid w:val="00EC374E"/>
    <w:rsid w:val="00EC38D8"/>
    <w:rsid w:val="00EC39FC"/>
    <w:rsid w:val="00EC3B27"/>
    <w:rsid w:val="00EC3B3C"/>
    <w:rsid w:val="00EC3DE6"/>
    <w:rsid w:val="00EC3EDB"/>
    <w:rsid w:val="00EC420E"/>
    <w:rsid w:val="00EC4720"/>
    <w:rsid w:val="00EC5115"/>
    <w:rsid w:val="00EC52A4"/>
    <w:rsid w:val="00EC573F"/>
    <w:rsid w:val="00EC588E"/>
    <w:rsid w:val="00EC59B1"/>
    <w:rsid w:val="00EC5A08"/>
    <w:rsid w:val="00EC5B6D"/>
    <w:rsid w:val="00EC5E55"/>
    <w:rsid w:val="00EC5EC6"/>
    <w:rsid w:val="00EC6006"/>
    <w:rsid w:val="00EC604F"/>
    <w:rsid w:val="00EC608B"/>
    <w:rsid w:val="00EC610E"/>
    <w:rsid w:val="00EC6177"/>
    <w:rsid w:val="00EC61BD"/>
    <w:rsid w:val="00EC62CE"/>
    <w:rsid w:val="00EC63F1"/>
    <w:rsid w:val="00EC6469"/>
    <w:rsid w:val="00EC6756"/>
    <w:rsid w:val="00EC6AB8"/>
    <w:rsid w:val="00EC6D32"/>
    <w:rsid w:val="00EC6D9D"/>
    <w:rsid w:val="00EC7094"/>
    <w:rsid w:val="00EC7218"/>
    <w:rsid w:val="00EC7293"/>
    <w:rsid w:val="00EC729E"/>
    <w:rsid w:val="00EC7511"/>
    <w:rsid w:val="00EC752C"/>
    <w:rsid w:val="00EC755D"/>
    <w:rsid w:val="00EC768D"/>
    <w:rsid w:val="00EC7885"/>
    <w:rsid w:val="00EC7BAA"/>
    <w:rsid w:val="00EC7D27"/>
    <w:rsid w:val="00EC7DF8"/>
    <w:rsid w:val="00ED04EA"/>
    <w:rsid w:val="00ED07CE"/>
    <w:rsid w:val="00ED0BE9"/>
    <w:rsid w:val="00ED0DBF"/>
    <w:rsid w:val="00ED0E87"/>
    <w:rsid w:val="00ED139B"/>
    <w:rsid w:val="00ED1444"/>
    <w:rsid w:val="00ED14CC"/>
    <w:rsid w:val="00ED154F"/>
    <w:rsid w:val="00ED16A4"/>
    <w:rsid w:val="00ED172F"/>
    <w:rsid w:val="00ED1A9C"/>
    <w:rsid w:val="00ED231C"/>
    <w:rsid w:val="00ED250B"/>
    <w:rsid w:val="00ED25AA"/>
    <w:rsid w:val="00ED25E9"/>
    <w:rsid w:val="00ED2688"/>
    <w:rsid w:val="00ED27A1"/>
    <w:rsid w:val="00ED27CB"/>
    <w:rsid w:val="00ED27D7"/>
    <w:rsid w:val="00ED27FB"/>
    <w:rsid w:val="00ED28C7"/>
    <w:rsid w:val="00ED2A06"/>
    <w:rsid w:val="00ED2B8B"/>
    <w:rsid w:val="00ED2E38"/>
    <w:rsid w:val="00ED30A3"/>
    <w:rsid w:val="00ED3138"/>
    <w:rsid w:val="00ED3152"/>
    <w:rsid w:val="00ED388A"/>
    <w:rsid w:val="00ED38B4"/>
    <w:rsid w:val="00ED392F"/>
    <w:rsid w:val="00ED4204"/>
    <w:rsid w:val="00ED431A"/>
    <w:rsid w:val="00ED45B9"/>
    <w:rsid w:val="00ED4AF8"/>
    <w:rsid w:val="00ED4B2D"/>
    <w:rsid w:val="00ED4DFE"/>
    <w:rsid w:val="00ED4F71"/>
    <w:rsid w:val="00ED506C"/>
    <w:rsid w:val="00ED50E5"/>
    <w:rsid w:val="00ED518C"/>
    <w:rsid w:val="00ED5326"/>
    <w:rsid w:val="00ED5476"/>
    <w:rsid w:val="00ED5911"/>
    <w:rsid w:val="00ED59B9"/>
    <w:rsid w:val="00ED5A3F"/>
    <w:rsid w:val="00ED5AA5"/>
    <w:rsid w:val="00ED5B79"/>
    <w:rsid w:val="00ED5DE1"/>
    <w:rsid w:val="00ED6058"/>
    <w:rsid w:val="00ED629A"/>
    <w:rsid w:val="00ED63BB"/>
    <w:rsid w:val="00ED63EF"/>
    <w:rsid w:val="00ED649F"/>
    <w:rsid w:val="00ED67C1"/>
    <w:rsid w:val="00ED680C"/>
    <w:rsid w:val="00ED6959"/>
    <w:rsid w:val="00ED6B2C"/>
    <w:rsid w:val="00ED6B3D"/>
    <w:rsid w:val="00ED6C61"/>
    <w:rsid w:val="00ED6CDA"/>
    <w:rsid w:val="00ED6E1F"/>
    <w:rsid w:val="00ED6FBB"/>
    <w:rsid w:val="00ED6FC4"/>
    <w:rsid w:val="00ED710D"/>
    <w:rsid w:val="00ED72D2"/>
    <w:rsid w:val="00ED74A4"/>
    <w:rsid w:val="00ED75A8"/>
    <w:rsid w:val="00ED7742"/>
    <w:rsid w:val="00ED78AA"/>
    <w:rsid w:val="00ED7B53"/>
    <w:rsid w:val="00ED7CFC"/>
    <w:rsid w:val="00ED7DFA"/>
    <w:rsid w:val="00ED7F8D"/>
    <w:rsid w:val="00EE0091"/>
    <w:rsid w:val="00EE02CF"/>
    <w:rsid w:val="00EE030A"/>
    <w:rsid w:val="00EE03F8"/>
    <w:rsid w:val="00EE0475"/>
    <w:rsid w:val="00EE05E7"/>
    <w:rsid w:val="00EE0B1B"/>
    <w:rsid w:val="00EE0C29"/>
    <w:rsid w:val="00EE0DEE"/>
    <w:rsid w:val="00EE0E79"/>
    <w:rsid w:val="00EE1214"/>
    <w:rsid w:val="00EE1E62"/>
    <w:rsid w:val="00EE20AE"/>
    <w:rsid w:val="00EE226B"/>
    <w:rsid w:val="00EE2386"/>
    <w:rsid w:val="00EE2433"/>
    <w:rsid w:val="00EE298C"/>
    <w:rsid w:val="00EE29E9"/>
    <w:rsid w:val="00EE2C07"/>
    <w:rsid w:val="00EE2D16"/>
    <w:rsid w:val="00EE302B"/>
    <w:rsid w:val="00EE3076"/>
    <w:rsid w:val="00EE324A"/>
    <w:rsid w:val="00EE33BD"/>
    <w:rsid w:val="00EE3434"/>
    <w:rsid w:val="00EE3529"/>
    <w:rsid w:val="00EE361F"/>
    <w:rsid w:val="00EE36BD"/>
    <w:rsid w:val="00EE3983"/>
    <w:rsid w:val="00EE4163"/>
    <w:rsid w:val="00EE41CF"/>
    <w:rsid w:val="00EE422A"/>
    <w:rsid w:val="00EE42A0"/>
    <w:rsid w:val="00EE4646"/>
    <w:rsid w:val="00EE47AA"/>
    <w:rsid w:val="00EE4A9A"/>
    <w:rsid w:val="00EE4CE4"/>
    <w:rsid w:val="00EE5042"/>
    <w:rsid w:val="00EE53D0"/>
    <w:rsid w:val="00EE5753"/>
    <w:rsid w:val="00EE5BC3"/>
    <w:rsid w:val="00EE5E5B"/>
    <w:rsid w:val="00EE614C"/>
    <w:rsid w:val="00EE62A4"/>
    <w:rsid w:val="00EE6543"/>
    <w:rsid w:val="00EE658A"/>
    <w:rsid w:val="00EE694B"/>
    <w:rsid w:val="00EE69F7"/>
    <w:rsid w:val="00EE6A63"/>
    <w:rsid w:val="00EE6B06"/>
    <w:rsid w:val="00EE6DA8"/>
    <w:rsid w:val="00EE6E0B"/>
    <w:rsid w:val="00EE7529"/>
    <w:rsid w:val="00EE75A1"/>
    <w:rsid w:val="00EF012C"/>
    <w:rsid w:val="00EF0910"/>
    <w:rsid w:val="00EF0A97"/>
    <w:rsid w:val="00EF0CD2"/>
    <w:rsid w:val="00EF0E39"/>
    <w:rsid w:val="00EF0E6C"/>
    <w:rsid w:val="00EF11FE"/>
    <w:rsid w:val="00EF12D7"/>
    <w:rsid w:val="00EF1407"/>
    <w:rsid w:val="00EF1587"/>
    <w:rsid w:val="00EF198D"/>
    <w:rsid w:val="00EF1A07"/>
    <w:rsid w:val="00EF1BD7"/>
    <w:rsid w:val="00EF1C5C"/>
    <w:rsid w:val="00EF1F7B"/>
    <w:rsid w:val="00EF225E"/>
    <w:rsid w:val="00EF2288"/>
    <w:rsid w:val="00EF29DC"/>
    <w:rsid w:val="00EF2ADD"/>
    <w:rsid w:val="00EF2EA9"/>
    <w:rsid w:val="00EF2F33"/>
    <w:rsid w:val="00EF3204"/>
    <w:rsid w:val="00EF3475"/>
    <w:rsid w:val="00EF3548"/>
    <w:rsid w:val="00EF386E"/>
    <w:rsid w:val="00EF3BED"/>
    <w:rsid w:val="00EF3CF5"/>
    <w:rsid w:val="00EF3E60"/>
    <w:rsid w:val="00EF3F83"/>
    <w:rsid w:val="00EF3F8A"/>
    <w:rsid w:val="00EF41F7"/>
    <w:rsid w:val="00EF471F"/>
    <w:rsid w:val="00EF4967"/>
    <w:rsid w:val="00EF4EA4"/>
    <w:rsid w:val="00EF4F76"/>
    <w:rsid w:val="00EF501C"/>
    <w:rsid w:val="00EF5213"/>
    <w:rsid w:val="00EF5243"/>
    <w:rsid w:val="00EF54E8"/>
    <w:rsid w:val="00EF55C6"/>
    <w:rsid w:val="00EF55CE"/>
    <w:rsid w:val="00EF5845"/>
    <w:rsid w:val="00EF5AC3"/>
    <w:rsid w:val="00EF5CD4"/>
    <w:rsid w:val="00EF5FDB"/>
    <w:rsid w:val="00EF634E"/>
    <w:rsid w:val="00EF63C3"/>
    <w:rsid w:val="00EF63F6"/>
    <w:rsid w:val="00EF643B"/>
    <w:rsid w:val="00EF6497"/>
    <w:rsid w:val="00EF64D7"/>
    <w:rsid w:val="00EF67F9"/>
    <w:rsid w:val="00EF6827"/>
    <w:rsid w:val="00EF6962"/>
    <w:rsid w:val="00EF69C6"/>
    <w:rsid w:val="00EF6A6E"/>
    <w:rsid w:val="00EF6B21"/>
    <w:rsid w:val="00EF6BE1"/>
    <w:rsid w:val="00EF6BEE"/>
    <w:rsid w:val="00EF6C69"/>
    <w:rsid w:val="00EF6D1A"/>
    <w:rsid w:val="00EF6F49"/>
    <w:rsid w:val="00EF70EA"/>
    <w:rsid w:val="00EF7184"/>
    <w:rsid w:val="00EF71E5"/>
    <w:rsid w:val="00EF7307"/>
    <w:rsid w:val="00EF736A"/>
    <w:rsid w:val="00EF76B6"/>
    <w:rsid w:val="00EF7AAF"/>
    <w:rsid w:val="00EF7F7E"/>
    <w:rsid w:val="00F003C4"/>
    <w:rsid w:val="00F003F7"/>
    <w:rsid w:val="00F0054E"/>
    <w:rsid w:val="00F009A8"/>
    <w:rsid w:val="00F00D90"/>
    <w:rsid w:val="00F0118B"/>
    <w:rsid w:val="00F01EAC"/>
    <w:rsid w:val="00F02088"/>
    <w:rsid w:val="00F0286C"/>
    <w:rsid w:val="00F02CD9"/>
    <w:rsid w:val="00F02D0A"/>
    <w:rsid w:val="00F02DDE"/>
    <w:rsid w:val="00F03566"/>
    <w:rsid w:val="00F03776"/>
    <w:rsid w:val="00F037B7"/>
    <w:rsid w:val="00F038E1"/>
    <w:rsid w:val="00F03B86"/>
    <w:rsid w:val="00F03C48"/>
    <w:rsid w:val="00F03C51"/>
    <w:rsid w:val="00F04173"/>
    <w:rsid w:val="00F041FB"/>
    <w:rsid w:val="00F0479C"/>
    <w:rsid w:val="00F047FB"/>
    <w:rsid w:val="00F04B6D"/>
    <w:rsid w:val="00F04C01"/>
    <w:rsid w:val="00F04D4B"/>
    <w:rsid w:val="00F04E01"/>
    <w:rsid w:val="00F05326"/>
    <w:rsid w:val="00F0542C"/>
    <w:rsid w:val="00F05688"/>
    <w:rsid w:val="00F05792"/>
    <w:rsid w:val="00F057AA"/>
    <w:rsid w:val="00F0584C"/>
    <w:rsid w:val="00F05936"/>
    <w:rsid w:val="00F05952"/>
    <w:rsid w:val="00F05B52"/>
    <w:rsid w:val="00F05C34"/>
    <w:rsid w:val="00F05DB2"/>
    <w:rsid w:val="00F05E4E"/>
    <w:rsid w:val="00F05FE3"/>
    <w:rsid w:val="00F06147"/>
    <w:rsid w:val="00F061D0"/>
    <w:rsid w:val="00F06324"/>
    <w:rsid w:val="00F06428"/>
    <w:rsid w:val="00F06725"/>
    <w:rsid w:val="00F06A47"/>
    <w:rsid w:val="00F06EA2"/>
    <w:rsid w:val="00F06EF5"/>
    <w:rsid w:val="00F06F61"/>
    <w:rsid w:val="00F06FA9"/>
    <w:rsid w:val="00F07104"/>
    <w:rsid w:val="00F07171"/>
    <w:rsid w:val="00F071E7"/>
    <w:rsid w:val="00F072FA"/>
    <w:rsid w:val="00F07331"/>
    <w:rsid w:val="00F07536"/>
    <w:rsid w:val="00F077C6"/>
    <w:rsid w:val="00F07918"/>
    <w:rsid w:val="00F07A2B"/>
    <w:rsid w:val="00F07DBA"/>
    <w:rsid w:val="00F10065"/>
    <w:rsid w:val="00F103CE"/>
    <w:rsid w:val="00F106BA"/>
    <w:rsid w:val="00F10A08"/>
    <w:rsid w:val="00F10C2A"/>
    <w:rsid w:val="00F116A1"/>
    <w:rsid w:val="00F1195F"/>
    <w:rsid w:val="00F11F80"/>
    <w:rsid w:val="00F1207B"/>
    <w:rsid w:val="00F12090"/>
    <w:rsid w:val="00F121F1"/>
    <w:rsid w:val="00F122E5"/>
    <w:rsid w:val="00F12B01"/>
    <w:rsid w:val="00F12FB8"/>
    <w:rsid w:val="00F1308B"/>
    <w:rsid w:val="00F13348"/>
    <w:rsid w:val="00F13363"/>
    <w:rsid w:val="00F1365F"/>
    <w:rsid w:val="00F1378C"/>
    <w:rsid w:val="00F1387F"/>
    <w:rsid w:val="00F13A76"/>
    <w:rsid w:val="00F13CFD"/>
    <w:rsid w:val="00F13E3E"/>
    <w:rsid w:val="00F13E4B"/>
    <w:rsid w:val="00F1411A"/>
    <w:rsid w:val="00F1454F"/>
    <w:rsid w:val="00F145E9"/>
    <w:rsid w:val="00F14D3E"/>
    <w:rsid w:val="00F14F2B"/>
    <w:rsid w:val="00F14F4B"/>
    <w:rsid w:val="00F15012"/>
    <w:rsid w:val="00F150DF"/>
    <w:rsid w:val="00F151E2"/>
    <w:rsid w:val="00F15349"/>
    <w:rsid w:val="00F153C4"/>
    <w:rsid w:val="00F15699"/>
    <w:rsid w:val="00F16E5A"/>
    <w:rsid w:val="00F16F24"/>
    <w:rsid w:val="00F17018"/>
    <w:rsid w:val="00F17136"/>
    <w:rsid w:val="00F172AF"/>
    <w:rsid w:val="00F17300"/>
    <w:rsid w:val="00F174A9"/>
    <w:rsid w:val="00F1759D"/>
    <w:rsid w:val="00F17974"/>
    <w:rsid w:val="00F1797F"/>
    <w:rsid w:val="00F179E8"/>
    <w:rsid w:val="00F17B92"/>
    <w:rsid w:val="00F17BC7"/>
    <w:rsid w:val="00F17CBB"/>
    <w:rsid w:val="00F20109"/>
    <w:rsid w:val="00F2031D"/>
    <w:rsid w:val="00F206BC"/>
    <w:rsid w:val="00F20B9E"/>
    <w:rsid w:val="00F20E88"/>
    <w:rsid w:val="00F21192"/>
    <w:rsid w:val="00F2124D"/>
    <w:rsid w:val="00F212EE"/>
    <w:rsid w:val="00F21361"/>
    <w:rsid w:val="00F21391"/>
    <w:rsid w:val="00F21663"/>
    <w:rsid w:val="00F217F1"/>
    <w:rsid w:val="00F219C9"/>
    <w:rsid w:val="00F21A61"/>
    <w:rsid w:val="00F21B82"/>
    <w:rsid w:val="00F21CB8"/>
    <w:rsid w:val="00F2214F"/>
    <w:rsid w:val="00F22388"/>
    <w:rsid w:val="00F22537"/>
    <w:rsid w:val="00F2255E"/>
    <w:rsid w:val="00F2271A"/>
    <w:rsid w:val="00F227E8"/>
    <w:rsid w:val="00F22847"/>
    <w:rsid w:val="00F2289E"/>
    <w:rsid w:val="00F22A6D"/>
    <w:rsid w:val="00F22AC9"/>
    <w:rsid w:val="00F22E72"/>
    <w:rsid w:val="00F232C7"/>
    <w:rsid w:val="00F233ED"/>
    <w:rsid w:val="00F234A7"/>
    <w:rsid w:val="00F23BA6"/>
    <w:rsid w:val="00F23D16"/>
    <w:rsid w:val="00F23DA9"/>
    <w:rsid w:val="00F2427C"/>
    <w:rsid w:val="00F243C6"/>
    <w:rsid w:val="00F24926"/>
    <w:rsid w:val="00F249A8"/>
    <w:rsid w:val="00F24D5C"/>
    <w:rsid w:val="00F24F5D"/>
    <w:rsid w:val="00F2517F"/>
    <w:rsid w:val="00F2542B"/>
    <w:rsid w:val="00F2559C"/>
    <w:rsid w:val="00F2566E"/>
    <w:rsid w:val="00F2582C"/>
    <w:rsid w:val="00F259EA"/>
    <w:rsid w:val="00F25C96"/>
    <w:rsid w:val="00F25D0C"/>
    <w:rsid w:val="00F25E74"/>
    <w:rsid w:val="00F25F23"/>
    <w:rsid w:val="00F25F27"/>
    <w:rsid w:val="00F263A4"/>
    <w:rsid w:val="00F26529"/>
    <w:rsid w:val="00F26764"/>
    <w:rsid w:val="00F26777"/>
    <w:rsid w:val="00F267CA"/>
    <w:rsid w:val="00F26A2B"/>
    <w:rsid w:val="00F26C6A"/>
    <w:rsid w:val="00F26EC1"/>
    <w:rsid w:val="00F2751C"/>
    <w:rsid w:val="00F277F9"/>
    <w:rsid w:val="00F27826"/>
    <w:rsid w:val="00F2785E"/>
    <w:rsid w:val="00F27897"/>
    <w:rsid w:val="00F27CF4"/>
    <w:rsid w:val="00F30025"/>
    <w:rsid w:val="00F30046"/>
    <w:rsid w:val="00F30126"/>
    <w:rsid w:val="00F3020D"/>
    <w:rsid w:val="00F3027F"/>
    <w:rsid w:val="00F30330"/>
    <w:rsid w:val="00F30408"/>
    <w:rsid w:val="00F30484"/>
    <w:rsid w:val="00F307B7"/>
    <w:rsid w:val="00F308F1"/>
    <w:rsid w:val="00F30A54"/>
    <w:rsid w:val="00F30DF5"/>
    <w:rsid w:val="00F30E3F"/>
    <w:rsid w:val="00F30E6A"/>
    <w:rsid w:val="00F30EE3"/>
    <w:rsid w:val="00F30F9D"/>
    <w:rsid w:val="00F31051"/>
    <w:rsid w:val="00F313DD"/>
    <w:rsid w:val="00F31401"/>
    <w:rsid w:val="00F3169B"/>
    <w:rsid w:val="00F316C3"/>
    <w:rsid w:val="00F31E51"/>
    <w:rsid w:val="00F31F84"/>
    <w:rsid w:val="00F3236E"/>
    <w:rsid w:val="00F323B6"/>
    <w:rsid w:val="00F3244C"/>
    <w:rsid w:val="00F329BD"/>
    <w:rsid w:val="00F329D1"/>
    <w:rsid w:val="00F32BEF"/>
    <w:rsid w:val="00F32EF2"/>
    <w:rsid w:val="00F33111"/>
    <w:rsid w:val="00F3322D"/>
    <w:rsid w:val="00F33485"/>
    <w:rsid w:val="00F336D5"/>
    <w:rsid w:val="00F33708"/>
    <w:rsid w:val="00F33B8D"/>
    <w:rsid w:val="00F33CAC"/>
    <w:rsid w:val="00F34038"/>
    <w:rsid w:val="00F34234"/>
    <w:rsid w:val="00F344D5"/>
    <w:rsid w:val="00F344DC"/>
    <w:rsid w:val="00F344EB"/>
    <w:rsid w:val="00F3458E"/>
    <w:rsid w:val="00F345E6"/>
    <w:rsid w:val="00F3485C"/>
    <w:rsid w:val="00F34963"/>
    <w:rsid w:val="00F34A73"/>
    <w:rsid w:val="00F34D32"/>
    <w:rsid w:val="00F34E5F"/>
    <w:rsid w:val="00F351D4"/>
    <w:rsid w:val="00F353D7"/>
    <w:rsid w:val="00F35463"/>
    <w:rsid w:val="00F35504"/>
    <w:rsid w:val="00F35695"/>
    <w:rsid w:val="00F357D9"/>
    <w:rsid w:val="00F357F6"/>
    <w:rsid w:val="00F35B00"/>
    <w:rsid w:val="00F35F9D"/>
    <w:rsid w:val="00F360E0"/>
    <w:rsid w:val="00F3644B"/>
    <w:rsid w:val="00F3650F"/>
    <w:rsid w:val="00F367AF"/>
    <w:rsid w:val="00F36AC6"/>
    <w:rsid w:val="00F36B07"/>
    <w:rsid w:val="00F36D4C"/>
    <w:rsid w:val="00F37057"/>
    <w:rsid w:val="00F37060"/>
    <w:rsid w:val="00F374D6"/>
    <w:rsid w:val="00F37787"/>
    <w:rsid w:val="00F3791E"/>
    <w:rsid w:val="00F379B4"/>
    <w:rsid w:val="00F37BB6"/>
    <w:rsid w:val="00F4042A"/>
    <w:rsid w:val="00F4059A"/>
    <w:rsid w:val="00F405EA"/>
    <w:rsid w:val="00F40610"/>
    <w:rsid w:val="00F40875"/>
    <w:rsid w:val="00F40887"/>
    <w:rsid w:val="00F409DE"/>
    <w:rsid w:val="00F40FBB"/>
    <w:rsid w:val="00F411ED"/>
    <w:rsid w:val="00F414BA"/>
    <w:rsid w:val="00F41736"/>
    <w:rsid w:val="00F41F1E"/>
    <w:rsid w:val="00F42253"/>
    <w:rsid w:val="00F42676"/>
    <w:rsid w:val="00F42899"/>
    <w:rsid w:val="00F4299E"/>
    <w:rsid w:val="00F42B3F"/>
    <w:rsid w:val="00F42F16"/>
    <w:rsid w:val="00F4321F"/>
    <w:rsid w:val="00F432A1"/>
    <w:rsid w:val="00F43437"/>
    <w:rsid w:val="00F4368E"/>
    <w:rsid w:val="00F436EA"/>
    <w:rsid w:val="00F437BF"/>
    <w:rsid w:val="00F43CE7"/>
    <w:rsid w:val="00F4409F"/>
    <w:rsid w:val="00F44313"/>
    <w:rsid w:val="00F443C8"/>
    <w:rsid w:val="00F443D6"/>
    <w:rsid w:val="00F4480B"/>
    <w:rsid w:val="00F44855"/>
    <w:rsid w:val="00F44930"/>
    <w:rsid w:val="00F451EE"/>
    <w:rsid w:val="00F45266"/>
    <w:rsid w:val="00F4535E"/>
    <w:rsid w:val="00F453A1"/>
    <w:rsid w:val="00F453FE"/>
    <w:rsid w:val="00F455CF"/>
    <w:rsid w:val="00F457BD"/>
    <w:rsid w:val="00F45896"/>
    <w:rsid w:val="00F458C2"/>
    <w:rsid w:val="00F45C6E"/>
    <w:rsid w:val="00F45E87"/>
    <w:rsid w:val="00F45EE0"/>
    <w:rsid w:val="00F45EE7"/>
    <w:rsid w:val="00F4607C"/>
    <w:rsid w:val="00F4638B"/>
    <w:rsid w:val="00F46467"/>
    <w:rsid w:val="00F464BB"/>
    <w:rsid w:val="00F46581"/>
    <w:rsid w:val="00F467A2"/>
    <w:rsid w:val="00F469D5"/>
    <w:rsid w:val="00F46AA1"/>
    <w:rsid w:val="00F46BB2"/>
    <w:rsid w:val="00F46C4B"/>
    <w:rsid w:val="00F46DDB"/>
    <w:rsid w:val="00F46E30"/>
    <w:rsid w:val="00F46E58"/>
    <w:rsid w:val="00F46F45"/>
    <w:rsid w:val="00F470CB"/>
    <w:rsid w:val="00F476A8"/>
    <w:rsid w:val="00F47910"/>
    <w:rsid w:val="00F47C11"/>
    <w:rsid w:val="00F5010B"/>
    <w:rsid w:val="00F5066E"/>
    <w:rsid w:val="00F5069E"/>
    <w:rsid w:val="00F50728"/>
    <w:rsid w:val="00F507C6"/>
    <w:rsid w:val="00F509C9"/>
    <w:rsid w:val="00F50B02"/>
    <w:rsid w:val="00F51082"/>
    <w:rsid w:val="00F51277"/>
    <w:rsid w:val="00F51494"/>
    <w:rsid w:val="00F51739"/>
    <w:rsid w:val="00F518BB"/>
    <w:rsid w:val="00F51A26"/>
    <w:rsid w:val="00F51D4C"/>
    <w:rsid w:val="00F51D69"/>
    <w:rsid w:val="00F51E01"/>
    <w:rsid w:val="00F51FFE"/>
    <w:rsid w:val="00F5210A"/>
    <w:rsid w:val="00F523D5"/>
    <w:rsid w:val="00F5241C"/>
    <w:rsid w:val="00F5244D"/>
    <w:rsid w:val="00F524AA"/>
    <w:rsid w:val="00F52505"/>
    <w:rsid w:val="00F525F7"/>
    <w:rsid w:val="00F52678"/>
    <w:rsid w:val="00F52721"/>
    <w:rsid w:val="00F52D25"/>
    <w:rsid w:val="00F52D7B"/>
    <w:rsid w:val="00F533F4"/>
    <w:rsid w:val="00F53598"/>
    <w:rsid w:val="00F53E46"/>
    <w:rsid w:val="00F53E4F"/>
    <w:rsid w:val="00F54115"/>
    <w:rsid w:val="00F54268"/>
    <w:rsid w:val="00F54306"/>
    <w:rsid w:val="00F5465F"/>
    <w:rsid w:val="00F54A15"/>
    <w:rsid w:val="00F54D77"/>
    <w:rsid w:val="00F54FF2"/>
    <w:rsid w:val="00F550B4"/>
    <w:rsid w:val="00F551D3"/>
    <w:rsid w:val="00F554ED"/>
    <w:rsid w:val="00F555DF"/>
    <w:rsid w:val="00F55768"/>
    <w:rsid w:val="00F5591D"/>
    <w:rsid w:val="00F55A52"/>
    <w:rsid w:val="00F55A83"/>
    <w:rsid w:val="00F55AE4"/>
    <w:rsid w:val="00F55C60"/>
    <w:rsid w:val="00F55EC9"/>
    <w:rsid w:val="00F56202"/>
    <w:rsid w:val="00F56421"/>
    <w:rsid w:val="00F568CC"/>
    <w:rsid w:val="00F56A0A"/>
    <w:rsid w:val="00F56AA6"/>
    <w:rsid w:val="00F56C9E"/>
    <w:rsid w:val="00F56DFD"/>
    <w:rsid w:val="00F573C8"/>
    <w:rsid w:val="00F5742C"/>
    <w:rsid w:val="00F5769A"/>
    <w:rsid w:val="00F576B7"/>
    <w:rsid w:val="00F57809"/>
    <w:rsid w:val="00F5787C"/>
    <w:rsid w:val="00F57B08"/>
    <w:rsid w:val="00F602E2"/>
    <w:rsid w:val="00F6032F"/>
    <w:rsid w:val="00F604B8"/>
    <w:rsid w:val="00F605B9"/>
    <w:rsid w:val="00F60C91"/>
    <w:rsid w:val="00F60DB4"/>
    <w:rsid w:val="00F60F8A"/>
    <w:rsid w:val="00F60F8F"/>
    <w:rsid w:val="00F614E1"/>
    <w:rsid w:val="00F61725"/>
    <w:rsid w:val="00F619C3"/>
    <w:rsid w:val="00F61D52"/>
    <w:rsid w:val="00F61DF5"/>
    <w:rsid w:val="00F61EFA"/>
    <w:rsid w:val="00F6212A"/>
    <w:rsid w:val="00F621AE"/>
    <w:rsid w:val="00F621BB"/>
    <w:rsid w:val="00F6242D"/>
    <w:rsid w:val="00F62514"/>
    <w:rsid w:val="00F6261B"/>
    <w:rsid w:val="00F6263A"/>
    <w:rsid w:val="00F62660"/>
    <w:rsid w:val="00F62789"/>
    <w:rsid w:val="00F628ED"/>
    <w:rsid w:val="00F6296A"/>
    <w:rsid w:val="00F629BA"/>
    <w:rsid w:val="00F62A25"/>
    <w:rsid w:val="00F62B2D"/>
    <w:rsid w:val="00F62B4A"/>
    <w:rsid w:val="00F62DBD"/>
    <w:rsid w:val="00F63057"/>
    <w:rsid w:val="00F6315E"/>
    <w:rsid w:val="00F631A9"/>
    <w:rsid w:val="00F63239"/>
    <w:rsid w:val="00F633AC"/>
    <w:rsid w:val="00F63C24"/>
    <w:rsid w:val="00F63EAF"/>
    <w:rsid w:val="00F63FB6"/>
    <w:rsid w:val="00F6438C"/>
    <w:rsid w:val="00F64656"/>
    <w:rsid w:val="00F64A58"/>
    <w:rsid w:val="00F64D25"/>
    <w:rsid w:val="00F64DBF"/>
    <w:rsid w:val="00F64E7A"/>
    <w:rsid w:val="00F6502E"/>
    <w:rsid w:val="00F650DC"/>
    <w:rsid w:val="00F651CC"/>
    <w:rsid w:val="00F6532B"/>
    <w:rsid w:val="00F6536E"/>
    <w:rsid w:val="00F654FA"/>
    <w:rsid w:val="00F65B38"/>
    <w:rsid w:val="00F65C01"/>
    <w:rsid w:val="00F65D6E"/>
    <w:rsid w:val="00F65E37"/>
    <w:rsid w:val="00F661AC"/>
    <w:rsid w:val="00F6644A"/>
    <w:rsid w:val="00F665D5"/>
    <w:rsid w:val="00F66780"/>
    <w:rsid w:val="00F667E4"/>
    <w:rsid w:val="00F668D0"/>
    <w:rsid w:val="00F668DD"/>
    <w:rsid w:val="00F66A7D"/>
    <w:rsid w:val="00F66A89"/>
    <w:rsid w:val="00F66D47"/>
    <w:rsid w:val="00F66E1F"/>
    <w:rsid w:val="00F672C2"/>
    <w:rsid w:val="00F67603"/>
    <w:rsid w:val="00F67642"/>
    <w:rsid w:val="00F70581"/>
    <w:rsid w:val="00F7066E"/>
    <w:rsid w:val="00F70825"/>
    <w:rsid w:val="00F708B7"/>
    <w:rsid w:val="00F7095D"/>
    <w:rsid w:val="00F70A4D"/>
    <w:rsid w:val="00F70CC0"/>
    <w:rsid w:val="00F71064"/>
    <w:rsid w:val="00F711CB"/>
    <w:rsid w:val="00F71258"/>
    <w:rsid w:val="00F712A3"/>
    <w:rsid w:val="00F7131D"/>
    <w:rsid w:val="00F71415"/>
    <w:rsid w:val="00F7153E"/>
    <w:rsid w:val="00F716FB"/>
    <w:rsid w:val="00F71773"/>
    <w:rsid w:val="00F71875"/>
    <w:rsid w:val="00F71C68"/>
    <w:rsid w:val="00F71DEE"/>
    <w:rsid w:val="00F71FD6"/>
    <w:rsid w:val="00F7218D"/>
    <w:rsid w:val="00F72234"/>
    <w:rsid w:val="00F72287"/>
    <w:rsid w:val="00F723AD"/>
    <w:rsid w:val="00F723F6"/>
    <w:rsid w:val="00F72451"/>
    <w:rsid w:val="00F724CF"/>
    <w:rsid w:val="00F72693"/>
    <w:rsid w:val="00F7285A"/>
    <w:rsid w:val="00F72A7F"/>
    <w:rsid w:val="00F72D38"/>
    <w:rsid w:val="00F72EEA"/>
    <w:rsid w:val="00F72F03"/>
    <w:rsid w:val="00F7301E"/>
    <w:rsid w:val="00F731CA"/>
    <w:rsid w:val="00F73351"/>
    <w:rsid w:val="00F733C7"/>
    <w:rsid w:val="00F73576"/>
    <w:rsid w:val="00F73A8D"/>
    <w:rsid w:val="00F73AD9"/>
    <w:rsid w:val="00F73BA0"/>
    <w:rsid w:val="00F73C9A"/>
    <w:rsid w:val="00F73CBC"/>
    <w:rsid w:val="00F73DC2"/>
    <w:rsid w:val="00F73FA0"/>
    <w:rsid w:val="00F740C5"/>
    <w:rsid w:val="00F74267"/>
    <w:rsid w:val="00F7427D"/>
    <w:rsid w:val="00F742F3"/>
    <w:rsid w:val="00F74372"/>
    <w:rsid w:val="00F74805"/>
    <w:rsid w:val="00F74A4E"/>
    <w:rsid w:val="00F74D35"/>
    <w:rsid w:val="00F74E3C"/>
    <w:rsid w:val="00F74F25"/>
    <w:rsid w:val="00F750A4"/>
    <w:rsid w:val="00F750C3"/>
    <w:rsid w:val="00F750C7"/>
    <w:rsid w:val="00F7511D"/>
    <w:rsid w:val="00F751AE"/>
    <w:rsid w:val="00F75259"/>
    <w:rsid w:val="00F75293"/>
    <w:rsid w:val="00F753C3"/>
    <w:rsid w:val="00F7548A"/>
    <w:rsid w:val="00F755F0"/>
    <w:rsid w:val="00F756D8"/>
    <w:rsid w:val="00F75909"/>
    <w:rsid w:val="00F7590B"/>
    <w:rsid w:val="00F7596C"/>
    <w:rsid w:val="00F75AD2"/>
    <w:rsid w:val="00F75AF4"/>
    <w:rsid w:val="00F75E3D"/>
    <w:rsid w:val="00F75E65"/>
    <w:rsid w:val="00F76589"/>
    <w:rsid w:val="00F76735"/>
    <w:rsid w:val="00F7691F"/>
    <w:rsid w:val="00F76BC7"/>
    <w:rsid w:val="00F7720F"/>
    <w:rsid w:val="00F7725F"/>
    <w:rsid w:val="00F7737E"/>
    <w:rsid w:val="00F77392"/>
    <w:rsid w:val="00F7796E"/>
    <w:rsid w:val="00F77BAD"/>
    <w:rsid w:val="00F77C60"/>
    <w:rsid w:val="00F77CEE"/>
    <w:rsid w:val="00F77D46"/>
    <w:rsid w:val="00F8008C"/>
    <w:rsid w:val="00F804AD"/>
    <w:rsid w:val="00F805D3"/>
    <w:rsid w:val="00F806E6"/>
    <w:rsid w:val="00F806EC"/>
    <w:rsid w:val="00F8074B"/>
    <w:rsid w:val="00F8092C"/>
    <w:rsid w:val="00F80B31"/>
    <w:rsid w:val="00F80F2C"/>
    <w:rsid w:val="00F811AD"/>
    <w:rsid w:val="00F8126D"/>
    <w:rsid w:val="00F812D4"/>
    <w:rsid w:val="00F8133B"/>
    <w:rsid w:val="00F8156E"/>
    <w:rsid w:val="00F817D8"/>
    <w:rsid w:val="00F81B13"/>
    <w:rsid w:val="00F81CF3"/>
    <w:rsid w:val="00F81D43"/>
    <w:rsid w:val="00F81E14"/>
    <w:rsid w:val="00F81E9C"/>
    <w:rsid w:val="00F82242"/>
    <w:rsid w:val="00F822D3"/>
    <w:rsid w:val="00F82460"/>
    <w:rsid w:val="00F8265B"/>
    <w:rsid w:val="00F8282A"/>
    <w:rsid w:val="00F82962"/>
    <w:rsid w:val="00F83317"/>
    <w:rsid w:val="00F8334B"/>
    <w:rsid w:val="00F83570"/>
    <w:rsid w:val="00F8359B"/>
    <w:rsid w:val="00F837C3"/>
    <w:rsid w:val="00F839B2"/>
    <w:rsid w:val="00F83D93"/>
    <w:rsid w:val="00F83E5D"/>
    <w:rsid w:val="00F841E4"/>
    <w:rsid w:val="00F842AE"/>
    <w:rsid w:val="00F8445B"/>
    <w:rsid w:val="00F8450F"/>
    <w:rsid w:val="00F8465C"/>
    <w:rsid w:val="00F848B9"/>
    <w:rsid w:val="00F84B38"/>
    <w:rsid w:val="00F84D11"/>
    <w:rsid w:val="00F84D45"/>
    <w:rsid w:val="00F84D99"/>
    <w:rsid w:val="00F84D9F"/>
    <w:rsid w:val="00F84EED"/>
    <w:rsid w:val="00F850AE"/>
    <w:rsid w:val="00F852F0"/>
    <w:rsid w:val="00F8531F"/>
    <w:rsid w:val="00F85451"/>
    <w:rsid w:val="00F855D6"/>
    <w:rsid w:val="00F85A30"/>
    <w:rsid w:val="00F86043"/>
    <w:rsid w:val="00F86311"/>
    <w:rsid w:val="00F86390"/>
    <w:rsid w:val="00F86533"/>
    <w:rsid w:val="00F8660B"/>
    <w:rsid w:val="00F86740"/>
    <w:rsid w:val="00F86A6A"/>
    <w:rsid w:val="00F86C78"/>
    <w:rsid w:val="00F86CDD"/>
    <w:rsid w:val="00F86D73"/>
    <w:rsid w:val="00F86FEA"/>
    <w:rsid w:val="00F87037"/>
    <w:rsid w:val="00F8704C"/>
    <w:rsid w:val="00F87171"/>
    <w:rsid w:val="00F8719B"/>
    <w:rsid w:val="00F87281"/>
    <w:rsid w:val="00F872E9"/>
    <w:rsid w:val="00F873C2"/>
    <w:rsid w:val="00F8771F"/>
    <w:rsid w:val="00F8779B"/>
    <w:rsid w:val="00F8797B"/>
    <w:rsid w:val="00F87F61"/>
    <w:rsid w:val="00F87FF1"/>
    <w:rsid w:val="00F90171"/>
    <w:rsid w:val="00F903D9"/>
    <w:rsid w:val="00F904CD"/>
    <w:rsid w:val="00F90654"/>
    <w:rsid w:val="00F90830"/>
    <w:rsid w:val="00F90869"/>
    <w:rsid w:val="00F9093D"/>
    <w:rsid w:val="00F90A17"/>
    <w:rsid w:val="00F90AE4"/>
    <w:rsid w:val="00F90AEA"/>
    <w:rsid w:val="00F90B45"/>
    <w:rsid w:val="00F90CE3"/>
    <w:rsid w:val="00F90F3B"/>
    <w:rsid w:val="00F9104B"/>
    <w:rsid w:val="00F911C3"/>
    <w:rsid w:val="00F91716"/>
    <w:rsid w:val="00F919A7"/>
    <w:rsid w:val="00F91ABF"/>
    <w:rsid w:val="00F92584"/>
    <w:rsid w:val="00F92B59"/>
    <w:rsid w:val="00F92C08"/>
    <w:rsid w:val="00F92F0D"/>
    <w:rsid w:val="00F93110"/>
    <w:rsid w:val="00F9315A"/>
    <w:rsid w:val="00F931AD"/>
    <w:rsid w:val="00F933EE"/>
    <w:rsid w:val="00F9341B"/>
    <w:rsid w:val="00F934F0"/>
    <w:rsid w:val="00F9373C"/>
    <w:rsid w:val="00F93771"/>
    <w:rsid w:val="00F93833"/>
    <w:rsid w:val="00F93AD3"/>
    <w:rsid w:val="00F93B62"/>
    <w:rsid w:val="00F93C40"/>
    <w:rsid w:val="00F93DDD"/>
    <w:rsid w:val="00F93EE5"/>
    <w:rsid w:val="00F93EF5"/>
    <w:rsid w:val="00F93F81"/>
    <w:rsid w:val="00F93FD2"/>
    <w:rsid w:val="00F9420B"/>
    <w:rsid w:val="00F94329"/>
    <w:rsid w:val="00F9432C"/>
    <w:rsid w:val="00F9454D"/>
    <w:rsid w:val="00F94A8F"/>
    <w:rsid w:val="00F94AAF"/>
    <w:rsid w:val="00F94BF2"/>
    <w:rsid w:val="00F94C09"/>
    <w:rsid w:val="00F94D0D"/>
    <w:rsid w:val="00F94D8E"/>
    <w:rsid w:val="00F94E6C"/>
    <w:rsid w:val="00F95159"/>
    <w:rsid w:val="00F953A8"/>
    <w:rsid w:val="00F9551A"/>
    <w:rsid w:val="00F957FA"/>
    <w:rsid w:val="00F95B3A"/>
    <w:rsid w:val="00F960B0"/>
    <w:rsid w:val="00F9614A"/>
    <w:rsid w:val="00F96346"/>
    <w:rsid w:val="00F96381"/>
    <w:rsid w:val="00F9644C"/>
    <w:rsid w:val="00F965F9"/>
    <w:rsid w:val="00F96799"/>
    <w:rsid w:val="00F969E3"/>
    <w:rsid w:val="00F96C0C"/>
    <w:rsid w:val="00F96C62"/>
    <w:rsid w:val="00F96C64"/>
    <w:rsid w:val="00F96D73"/>
    <w:rsid w:val="00F96E45"/>
    <w:rsid w:val="00F970C8"/>
    <w:rsid w:val="00F972BF"/>
    <w:rsid w:val="00F972F0"/>
    <w:rsid w:val="00F9775E"/>
    <w:rsid w:val="00F97779"/>
    <w:rsid w:val="00F97D4C"/>
    <w:rsid w:val="00FA002D"/>
    <w:rsid w:val="00FA0453"/>
    <w:rsid w:val="00FA04BF"/>
    <w:rsid w:val="00FA072F"/>
    <w:rsid w:val="00FA0790"/>
    <w:rsid w:val="00FA0836"/>
    <w:rsid w:val="00FA0B80"/>
    <w:rsid w:val="00FA0C22"/>
    <w:rsid w:val="00FA0DFB"/>
    <w:rsid w:val="00FA0F55"/>
    <w:rsid w:val="00FA10BB"/>
    <w:rsid w:val="00FA1409"/>
    <w:rsid w:val="00FA167C"/>
    <w:rsid w:val="00FA17DA"/>
    <w:rsid w:val="00FA1855"/>
    <w:rsid w:val="00FA1871"/>
    <w:rsid w:val="00FA1889"/>
    <w:rsid w:val="00FA1E47"/>
    <w:rsid w:val="00FA208D"/>
    <w:rsid w:val="00FA20A4"/>
    <w:rsid w:val="00FA234B"/>
    <w:rsid w:val="00FA2392"/>
    <w:rsid w:val="00FA2429"/>
    <w:rsid w:val="00FA2451"/>
    <w:rsid w:val="00FA2491"/>
    <w:rsid w:val="00FA2A90"/>
    <w:rsid w:val="00FA2CD5"/>
    <w:rsid w:val="00FA2D4D"/>
    <w:rsid w:val="00FA2F04"/>
    <w:rsid w:val="00FA2F08"/>
    <w:rsid w:val="00FA3228"/>
    <w:rsid w:val="00FA3485"/>
    <w:rsid w:val="00FA3526"/>
    <w:rsid w:val="00FA386D"/>
    <w:rsid w:val="00FA3900"/>
    <w:rsid w:val="00FA3CEE"/>
    <w:rsid w:val="00FA3D7F"/>
    <w:rsid w:val="00FA4065"/>
    <w:rsid w:val="00FA4254"/>
    <w:rsid w:val="00FA4494"/>
    <w:rsid w:val="00FA4499"/>
    <w:rsid w:val="00FA4819"/>
    <w:rsid w:val="00FA4B20"/>
    <w:rsid w:val="00FA4DDF"/>
    <w:rsid w:val="00FA4DFF"/>
    <w:rsid w:val="00FA4FF9"/>
    <w:rsid w:val="00FA50EA"/>
    <w:rsid w:val="00FA5391"/>
    <w:rsid w:val="00FA583A"/>
    <w:rsid w:val="00FA587A"/>
    <w:rsid w:val="00FA5BBA"/>
    <w:rsid w:val="00FA5BD4"/>
    <w:rsid w:val="00FA6A31"/>
    <w:rsid w:val="00FA6C58"/>
    <w:rsid w:val="00FA6CA0"/>
    <w:rsid w:val="00FA6E4D"/>
    <w:rsid w:val="00FA6F02"/>
    <w:rsid w:val="00FA6F64"/>
    <w:rsid w:val="00FA7247"/>
    <w:rsid w:val="00FA7464"/>
    <w:rsid w:val="00FA7506"/>
    <w:rsid w:val="00FA7905"/>
    <w:rsid w:val="00FA7B96"/>
    <w:rsid w:val="00FA7BD0"/>
    <w:rsid w:val="00FA7BFD"/>
    <w:rsid w:val="00FA7D16"/>
    <w:rsid w:val="00FB0089"/>
    <w:rsid w:val="00FB00B0"/>
    <w:rsid w:val="00FB02CE"/>
    <w:rsid w:val="00FB0492"/>
    <w:rsid w:val="00FB0598"/>
    <w:rsid w:val="00FB05B3"/>
    <w:rsid w:val="00FB0650"/>
    <w:rsid w:val="00FB0851"/>
    <w:rsid w:val="00FB093E"/>
    <w:rsid w:val="00FB0942"/>
    <w:rsid w:val="00FB0F3E"/>
    <w:rsid w:val="00FB1328"/>
    <w:rsid w:val="00FB13D5"/>
    <w:rsid w:val="00FB1A88"/>
    <w:rsid w:val="00FB1EC3"/>
    <w:rsid w:val="00FB2194"/>
    <w:rsid w:val="00FB246B"/>
    <w:rsid w:val="00FB292A"/>
    <w:rsid w:val="00FB2C63"/>
    <w:rsid w:val="00FB2EA0"/>
    <w:rsid w:val="00FB3019"/>
    <w:rsid w:val="00FB3070"/>
    <w:rsid w:val="00FB3085"/>
    <w:rsid w:val="00FB31D6"/>
    <w:rsid w:val="00FB3834"/>
    <w:rsid w:val="00FB38FF"/>
    <w:rsid w:val="00FB3979"/>
    <w:rsid w:val="00FB3A22"/>
    <w:rsid w:val="00FB3A79"/>
    <w:rsid w:val="00FB3A7A"/>
    <w:rsid w:val="00FB3AAE"/>
    <w:rsid w:val="00FB3C4B"/>
    <w:rsid w:val="00FB3D30"/>
    <w:rsid w:val="00FB3DC6"/>
    <w:rsid w:val="00FB3E04"/>
    <w:rsid w:val="00FB4274"/>
    <w:rsid w:val="00FB4405"/>
    <w:rsid w:val="00FB49BA"/>
    <w:rsid w:val="00FB4A64"/>
    <w:rsid w:val="00FB4CB2"/>
    <w:rsid w:val="00FB4DB0"/>
    <w:rsid w:val="00FB4DF6"/>
    <w:rsid w:val="00FB4F80"/>
    <w:rsid w:val="00FB510E"/>
    <w:rsid w:val="00FB5349"/>
    <w:rsid w:val="00FB55CE"/>
    <w:rsid w:val="00FB59C2"/>
    <w:rsid w:val="00FB5E4F"/>
    <w:rsid w:val="00FB5EBB"/>
    <w:rsid w:val="00FB60B0"/>
    <w:rsid w:val="00FB617F"/>
    <w:rsid w:val="00FB621C"/>
    <w:rsid w:val="00FB6363"/>
    <w:rsid w:val="00FB65DC"/>
    <w:rsid w:val="00FB689E"/>
    <w:rsid w:val="00FB6B43"/>
    <w:rsid w:val="00FB6CB5"/>
    <w:rsid w:val="00FB717D"/>
    <w:rsid w:val="00FB75F7"/>
    <w:rsid w:val="00FB764A"/>
    <w:rsid w:val="00FB7AC6"/>
    <w:rsid w:val="00FB7CD6"/>
    <w:rsid w:val="00FB7D65"/>
    <w:rsid w:val="00FB7E23"/>
    <w:rsid w:val="00FB7F40"/>
    <w:rsid w:val="00FB7FCA"/>
    <w:rsid w:val="00FC0161"/>
    <w:rsid w:val="00FC0549"/>
    <w:rsid w:val="00FC0559"/>
    <w:rsid w:val="00FC05AF"/>
    <w:rsid w:val="00FC07A9"/>
    <w:rsid w:val="00FC0841"/>
    <w:rsid w:val="00FC09B3"/>
    <w:rsid w:val="00FC0BC4"/>
    <w:rsid w:val="00FC0D08"/>
    <w:rsid w:val="00FC0D66"/>
    <w:rsid w:val="00FC0E25"/>
    <w:rsid w:val="00FC120B"/>
    <w:rsid w:val="00FC145D"/>
    <w:rsid w:val="00FC147F"/>
    <w:rsid w:val="00FC148A"/>
    <w:rsid w:val="00FC14EE"/>
    <w:rsid w:val="00FC1E24"/>
    <w:rsid w:val="00FC1F62"/>
    <w:rsid w:val="00FC20B8"/>
    <w:rsid w:val="00FC23C2"/>
    <w:rsid w:val="00FC2540"/>
    <w:rsid w:val="00FC272A"/>
    <w:rsid w:val="00FC2C3F"/>
    <w:rsid w:val="00FC30B6"/>
    <w:rsid w:val="00FC34E6"/>
    <w:rsid w:val="00FC3815"/>
    <w:rsid w:val="00FC3CD8"/>
    <w:rsid w:val="00FC4280"/>
    <w:rsid w:val="00FC43F2"/>
    <w:rsid w:val="00FC4472"/>
    <w:rsid w:val="00FC458F"/>
    <w:rsid w:val="00FC4600"/>
    <w:rsid w:val="00FC48FB"/>
    <w:rsid w:val="00FC4A68"/>
    <w:rsid w:val="00FC4AFF"/>
    <w:rsid w:val="00FC4C2D"/>
    <w:rsid w:val="00FC4DF0"/>
    <w:rsid w:val="00FC4F23"/>
    <w:rsid w:val="00FC4FFD"/>
    <w:rsid w:val="00FC51D9"/>
    <w:rsid w:val="00FC5702"/>
    <w:rsid w:val="00FC5972"/>
    <w:rsid w:val="00FC5BAC"/>
    <w:rsid w:val="00FC5D06"/>
    <w:rsid w:val="00FC5F0E"/>
    <w:rsid w:val="00FC6164"/>
    <w:rsid w:val="00FC640F"/>
    <w:rsid w:val="00FC65D3"/>
    <w:rsid w:val="00FC6B27"/>
    <w:rsid w:val="00FC6B8C"/>
    <w:rsid w:val="00FC6BB6"/>
    <w:rsid w:val="00FC6D18"/>
    <w:rsid w:val="00FC6F72"/>
    <w:rsid w:val="00FC73D2"/>
    <w:rsid w:val="00FC771F"/>
    <w:rsid w:val="00FC783E"/>
    <w:rsid w:val="00FC7BDD"/>
    <w:rsid w:val="00FC7DFA"/>
    <w:rsid w:val="00FC7E19"/>
    <w:rsid w:val="00FD0426"/>
    <w:rsid w:val="00FD0B7F"/>
    <w:rsid w:val="00FD0BA9"/>
    <w:rsid w:val="00FD0E89"/>
    <w:rsid w:val="00FD158D"/>
    <w:rsid w:val="00FD1C21"/>
    <w:rsid w:val="00FD1F70"/>
    <w:rsid w:val="00FD2041"/>
    <w:rsid w:val="00FD217E"/>
    <w:rsid w:val="00FD21F0"/>
    <w:rsid w:val="00FD24DD"/>
    <w:rsid w:val="00FD25D0"/>
    <w:rsid w:val="00FD2671"/>
    <w:rsid w:val="00FD2935"/>
    <w:rsid w:val="00FD297A"/>
    <w:rsid w:val="00FD2A0E"/>
    <w:rsid w:val="00FD2EC4"/>
    <w:rsid w:val="00FD308D"/>
    <w:rsid w:val="00FD30DE"/>
    <w:rsid w:val="00FD31C8"/>
    <w:rsid w:val="00FD3257"/>
    <w:rsid w:val="00FD32A5"/>
    <w:rsid w:val="00FD3896"/>
    <w:rsid w:val="00FD3B7A"/>
    <w:rsid w:val="00FD3DFF"/>
    <w:rsid w:val="00FD4152"/>
    <w:rsid w:val="00FD4188"/>
    <w:rsid w:val="00FD4218"/>
    <w:rsid w:val="00FD42B1"/>
    <w:rsid w:val="00FD44DB"/>
    <w:rsid w:val="00FD4A72"/>
    <w:rsid w:val="00FD4D4F"/>
    <w:rsid w:val="00FD4EFE"/>
    <w:rsid w:val="00FD5308"/>
    <w:rsid w:val="00FD572D"/>
    <w:rsid w:val="00FD5FE3"/>
    <w:rsid w:val="00FD616A"/>
    <w:rsid w:val="00FD61A2"/>
    <w:rsid w:val="00FD61E1"/>
    <w:rsid w:val="00FD622F"/>
    <w:rsid w:val="00FD6390"/>
    <w:rsid w:val="00FD63D6"/>
    <w:rsid w:val="00FD645B"/>
    <w:rsid w:val="00FD6693"/>
    <w:rsid w:val="00FD6713"/>
    <w:rsid w:val="00FD69B7"/>
    <w:rsid w:val="00FD6A3C"/>
    <w:rsid w:val="00FD6A6B"/>
    <w:rsid w:val="00FD6A84"/>
    <w:rsid w:val="00FD6D00"/>
    <w:rsid w:val="00FD6E05"/>
    <w:rsid w:val="00FD6F08"/>
    <w:rsid w:val="00FD6F19"/>
    <w:rsid w:val="00FD7165"/>
    <w:rsid w:val="00FD7268"/>
    <w:rsid w:val="00FD7339"/>
    <w:rsid w:val="00FD7681"/>
    <w:rsid w:val="00FD7CE5"/>
    <w:rsid w:val="00FD7E40"/>
    <w:rsid w:val="00FD7FEC"/>
    <w:rsid w:val="00FE0350"/>
    <w:rsid w:val="00FE05CC"/>
    <w:rsid w:val="00FE0714"/>
    <w:rsid w:val="00FE072A"/>
    <w:rsid w:val="00FE0905"/>
    <w:rsid w:val="00FE0C1A"/>
    <w:rsid w:val="00FE0E94"/>
    <w:rsid w:val="00FE0FAD"/>
    <w:rsid w:val="00FE11EF"/>
    <w:rsid w:val="00FE14CC"/>
    <w:rsid w:val="00FE14CE"/>
    <w:rsid w:val="00FE19E1"/>
    <w:rsid w:val="00FE1EE4"/>
    <w:rsid w:val="00FE1EF4"/>
    <w:rsid w:val="00FE2043"/>
    <w:rsid w:val="00FE220D"/>
    <w:rsid w:val="00FE22DE"/>
    <w:rsid w:val="00FE27B2"/>
    <w:rsid w:val="00FE29B5"/>
    <w:rsid w:val="00FE29B6"/>
    <w:rsid w:val="00FE2B6E"/>
    <w:rsid w:val="00FE2EFE"/>
    <w:rsid w:val="00FE35B4"/>
    <w:rsid w:val="00FE3989"/>
    <w:rsid w:val="00FE3DA4"/>
    <w:rsid w:val="00FE4037"/>
    <w:rsid w:val="00FE4744"/>
    <w:rsid w:val="00FE4AC1"/>
    <w:rsid w:val="00FE4C7A"/>
    <w:rsid w:val="00FE4CE4"/>
    <w:rsid w:val="00FE4D5D"/>
    <w:rsid w:val="00FE4D8D"/>
    <w:rsid w:val="00FE4F07"/>
    <w:rsid w:val="00FE54F9"/>
    <w:rsid w:val="00FE555B"/>
    <w:rsid w:val="00FE5706"/>
    <w:rsid w:val="00FE58C1"/>
    <w:rsid w:val="00FE5CBB"/>
    <w:rsid w:val="00FE5D59"/>
    <w:rsid w:val="00FE5F6D"/>
    <w:rsid w:val="00FE6351"/>
    <w:rsid w:val="00FE68D0"/>
    <w:rsid w:val="00FE6B80"/>
    <w:rsid w:val="00FE6D3B"/>
    <w:rsid w:val="00FE6EDE"/>
    <w:rsid w:val="00FE709C"/>
    <w:rsid w:val="00FE7485"/>
    <w:rsid w:val="00FE7E68"/>
    <w:rsid w:val="00FE7FFC"/>
    <w:rsid w:val="00FF0276"/>
    <w:rsid w:val="00FF04AB"/>
    <w:rsid w:val="00FF06AF"/>
    <w:rsid w:val="00FF084D"/>
    <w:rsid w:val="00FF0AC0"/>
    <w:rsid w:val="00FF0AD1"/>
    <w:rsid w:val="00FF0B63"/>
    <w:rsid w:val="00FF0DFF"/>
    <w:rsid w:val="00FF0E90"/>
    <w:rsid w:val="00FF0F9D"/>
    <w:rsid w:val="00FF1361"/>
    <w:rsid w:val="00FF1634"/>
    <w:rsid w:val="00FF17AF"/>
    <w:rsid w:val="00FF1A51"/>
    <w:rsid w:val="00FF1AF3"/>
    <w:rsid w:val="00FF1D32"/>
    <w:rsid w:val="00FF203B"/>
    <w:rsid w:val="00FF222D"/>
    <w:rsid w:val="00FF2247"/>
    <w:rsid w:val="00FF2598"/>
    <w:rsid w:val="00FF26C9"/>
    <w:rsid w:val="00FF2C27"/>
    <w:rsid w:val="00FF2E36"/>
    <w:rsid w:val="00FF32CA"/>
    <w:rsid w:val="00FF3315"/>
    <w:rsid w:val="00FF3398"/>
    <w:rsid w:val="00FF3584"/>
    <w:rsid w:val="00FF3692"/>
    <w:rsid w:val="00FF3A32"/>
    <w:rsid w:val="00FF3A35"/>
    <w:rsid w:val="00FF4245"/>
    <w:rsid w:val="00FF48A7"/>
    <w:rsid w:val="00FF49C6"/>
    <w:rsid w:val="00FF4B82"/>
    <w:rsid w:val="00FF4B92"/>
    <w:rsid w:val="00FF4BC5"/>
    <w:rsid w:val="00FF4D82"/>
    <w:rsid w:val="00FF4F65"/>
    <w:rsid w:val="00FF5086"/>
    <w:rsid w:val="00FF5551"/>
    <w:rsid w:val="00FF563D"/>
    <w:rsid w:val="00FF57B2"/>
    <w:rsid w:val="00FF5891"/>
    <w:rsid w:val="00FF58D0"/>
    <w:rsid w:val="00FF5DEA"/>
    <w:rsid w:val="00FF5F82"/>
    <w:rsid w:val="00FF5F97"/>
    <w:rsid w:val="00FF5F9E"/>
    <w:rsid w:val="00FF60FB"/>
    <w:rsid w:val="00FF63D9"/>
    <w:rsid w:val="00FF6407"/>
    <w:rsid w:val="00FF6446"/>
    <w:rsid w:val="00FF6678"/>
    <w:rsid w:val="00FF67E2"/>
    <w:rsid w:val="00FF6A59"/>
    <w:rsid w:val="00FF6CE1"/>
    <w:rsid w:val="00FF7088"/>
    <w:rsid w:val="00FF751C"/>
    <w:rsid w:val="00FF75F5"/>
    <w:rsid w:val="00FF77F3"/>
    <w:rsid w:val="00FF7A2C"/>
    <w:rsid w:val="00FF7AC0"/>
    <w:rsid w:val="01407F41"/>
    <w:rsid w:val="0159126E"/>
    <w:rsid w:val="01BD17FD"/>
    <w:rsid w:val="02671768"/>
    <w:rsid w:val="03556735"/>
    <w:rsid w:val="04637F30"/>
    <w:rsid w:val="047431BC"/>
    <w:rsid w:val="04B828C8"/>
    <w:rsid w:val="05C379A3"/>
    <w:rsid w:val="05CA273A"/>
    <w:rsid w:val="05FF5E39"/>
    <w:rsid w:val="06D14C9F"/>
    <w:rsid w:val="06D82F56"/>
    <w:rsid w:val="08DA0F84"/>
    <w:rsid w:val="09104908"/>
    <w:rsid w:val="094151FC"/>
    <w:rsid w:val="099E291C"/>
    <w:rsid w:val="0A1575D5"/>
    <w:rsid w:val="0A752D09"/>
    <w:rsid w:val="0AC023D7"/>
    <w:rsid w:val="0B1465C6"/>
    <w:rsid w:val="0B4B1713"/>
    <w:rsid w:val="0DC43F13"/>
    <w:rsid w:val="0F4C2412"/>
    <w:rsid w:val="0F580DB7"/>
    <w:rsid w:val="0F5C6253"/>
    <w:rsid w:val="0F626F5B"/>
    <w:rsid w:val="0F6A2898"/>
    <w:rsid w:val="0F6B0AEA"/>
    <w:rsid w:val="0F775A9F"/>
    <w:rsid w:val="0FB51D65"/>
    <w:rsid w:val="10137CC1"/>
    <w:rsid w:val="10287DC9"/>
    <w:rsid w:val="109F0CC3"/>
    <w:rsid w:val="10C5422A"/>
    <w:rsid w:val="12780234"/>
    <w:rsid w:val="12F20399"/>
    <w:rsid w:val="130D1325"/>
    <w:rsid w:val="130F5C30"/>
    <w:rsid w:val="13342933"/>
    <w:rsid w:val="13BD38DE"/>
    <w:rsid w:val="14045180"/>
    <w:rsid w:val="14B52807"/>
    <w:rsid w:val="153E45AB"/>
    <w:rsid w:val="15C112C4"/>
    <w:rsid w:val="16280A76"/>
    <w:rsid w:val="162F729F"/>
    <w:rsid w:val="175D263B"/>
    <w:rsid w:val="18C55D2B"/>
    <w:rsid w:val="19706BCA"/>
    <w:rsid w:val="19E25E4D"/>
    <w:rsid w:val="1B114903"/>
    <w:rsid w:val="1B1A1616"/>
    <w:rsid w:val="1C444B9D"/>
    <w:rsid w:val="1C9D6C79"/>
    <w:rsid w:val="1D2D1074"/>
    <w:rsid w:val="1D45693E"/>
    <w:rsid w:val="1D7F39B2"/>
    <w:rsid w:val="1D87566A"/>
    <w:rsid w:val="1DD641E5"/>
    <w:rsid w:val="1E7238C9"/>
    <w:rsid w:val="1F325662"/>
    <w:rsid w:val="1F8D3353"/>
    <w:rsid w:val="1F941997"/>
    <w:rsid w:val="1FF7717A"/>
    <w:rsid w:val="202A40A9"/>
    <w:rsid w:val="20F36B91"/>
    <w:rsid w:val="211E31E9"/>
    <w:rsid w:val="21783277"/>
    <w:rsid w:val="22342FBD"/>
    <w:rsid w:val="224F77C2"/>
    <w:rsid w:val="23433E8E"/>
    <w:rsid w:val="238E2BA1"/>
    <w:rsid w:val="23B1063E"/>
    <w:rsid w:val="24F15C67"/>
    <w:rsid w:val="251B2969"/>
    <w:rsid w:val="256960C9"/>
    <w:rsid w:val="25AF2032"/>
    <w:rsid w:val="26104EE4"/>
    <w:rsid w:val="2714443C"/>
    <w:rsid w:val="28541E37"/>
    <w:rsid w:val="29604AE9"/>
    <w:rsid w:val="2A1D5BC6"/>
    <w:rsid w:val="2A2D4EC2"/>
    <w:rsid w:val="2ABA2B1E"/>
    <w:rsid w:val="2BBD2276"/>
    <w:rsid w:val="2BC84B7C"/>
    <w:rsid w:val="2C0B1233"/>
    <w:rsid w:val="2C974875"/>
    <w:rsid w:val="2D105F1D"/>
    <w:rsid w:val="2DDE739E"/>
    <w:rsid w:val="2E2712FB"/>
    <w:rsid w:val="2F1B13BC"/>
    <w:rsid w:val="2F855DBD"/>
    <w:rsid w:val="30495524"/>
    <w:rsid w:val="30891E74"/>
    <w:rsid w:val="30A77050"/>
    <w:rsid w:val="30E574A5"/>
    <w:rsid w:val="30FF0C3A"/>
    <w:rsid w:val="331E6F84"/>
    <w:rsid w:val="340F6891"/>
    <w:rsid w:val="34117652"/>
    <w:rsid w:val="350C7DCA"/>
    <w:rsid w:val="35A83E49"/>
    <w:rsid w:val="36976AE0"/>
    <w:rsid w:val="36FD21DF"/>
    <w:rsid w:val="37182A56"/>
    <w:rsid w:val="375C6DE7"/>
    <w:rsid w:val="37BA06D9"/>
    <w:rsid w:val="38536594"/>
    <w:rsid w:val="385702D1"/>
    <w:rsid w:val="386F2B4A"/>
    <w:rsid w:val="397D5684"/>
    <w:rsid w:val="39C132E4"/>
    <w:rsid w:val="3ADD6C31"/>
    <w:rsid w:val="3BA86137"/>
    <w:rsid w:val="3C7E72D5"/>
    <w:rsid w:val="3CB4586D"/>
    <w:rsid w:val="3D71791C"/>
    <w:rsid w:val="3D8726E3"/>
    <w:rsid w:val="3E604E10"/>
    <w:rsid w:val="3E9C1EE9"/>
    <w:rsid w:val="3F311664"/>
    <w:rsid w:val="3F4303CC"/>
    <w:rsid w:val="3F485EA2"/>
    <w:rsid w:val="3FCD102B"/>
    <w:rsid w:val="400145B8"/>
    <w:rsid w:val="400A4837"/>
    <w:rsid w:val="418B1FF6"/>
    <w:rsid w:val="420A743F"/>
    <w:rsid w:val="42977D7B"/>
    <w:rsid w:val="42CD6DEA"/>
    <w:rsid w:val="42ED2DF8"/>
    <w:rsid w:val="43D354A6"/>
    <w:rsid w:val="4477779E"/>
    <w:rsid w:val="4485068D"/>
    <w:rsid w:val="454D5FC1"/>
    <w:rsid w:val="460A5C60"/>
    <w:rsid w:val="465A77A0"/>
    <w:rsid w:val="47426D16"/>
    <w:rsid w:val="476A45A9"/>
    <w:rsid w:val="479435B0"/>
    <w:rsid w:val="479F4585"/>
    <w:rsid w:val="47D350C0"/>
    <w:rsid w:val="48527120"/>
    <w:rsid w:val="486A6E89"/>
    <w:rsid w:val="48712897"/>
    <w:rsid w:val="48821A2A"/>
    <w:rsid w:val="48CE0401"/>
    <w:rsid w:val="48D33A87"/>
    <w:rsid w:val="49C64593"/>
    <w:rsid w:val="49E849E1"/>
    <w:rsid w:val="4A69564B"/>
    <w:rsid w:val="4B920BD1"/>
    <w:rsid w:val="4C3D3BC7"/>
    <w:rsid w:val="4C464DA2"/>
    <w:rsid w:val="4C5817C3"/>
    <w:rsid w:val="4CC4300C"/>
    <w:rsid w:val="4D3D7879"/>
    <w:rsid w:val="4DF00FA8"/>
    <w:rsid w:val="4EA2737D"/>
    <w:rsid w:val="4F7D4C8D"/>
    <w:rsid w:val="504F29BA"/>
    <w:rsid w:val="509A4D44"/>
    <w:rsid w:val="511C4D64"/>
    <w:rsid w:val="51C9118C"/>
    <w:rsid w:val="51F70A23"/>
    <w:rsid w:val="5208399B"/>
    <w:rsid w:val="52414DE2"/>
    <w:rsid w:val="52A80CDA"/>
    <w:rsid w:val="52D43BF1"/>
    <w:rsid w:val="53542C10"/>
    <w:rsid w:val="5363175A"/>
    <w:rsid w:val="5391328A"/>
    <w:rsid w:val="53FC0E29"/>
    <w:rsid w:val="54A94CB0"/>
    <w:rsid w:val="550A3008"/>
    <w:rsid w:val="551F2B5B"/>
    <w:rsid w:val="55562C6F"/>
    <w:rsid w:val="564261B2"/>
    <w:rsid w:val="56BC40EE"/>
    <w:rsid w:val="56DA437E"/>
    <w:rsid w:val="575B4288"/>
    <w:rsid w:val="57947A7F"/>
    <w:rsid w:val="58337298"/>
    <w:rsid w:val="58BE3005"/>
    <w:rsid w:val="58DB0D19"/>
    <w:rsid w:val="58F3315C"/>
    <w:rsid w:val="592C018C"/>
    <w:rsid w:val="59685E3B"/>
    <w:rsid w:val="599D3885"/>
    <w:rsid w:val="5A2F1CE1"/>
    <w:rsid w:val="5BE62E3E"/>
    <w:rsid w:val="5BE95D33"/>
    <w:rsid w:val="5BEB0EE8"/>
    <w:rsid w:val="5BF87A77"/>
    <w:rsid w:val="5C2262DE"/>
    <w:rsid w:val="5C4722D8"/>
    <w:rsid w:val="5D1B080B"/>
    <w:rsid w:val="5D9C143B"/>
    <w:rsid w:val="5EA20CD3"/>
    <w:rsid w:val="5EED738E"/>
    <w:rsid w:val="5F01395F"/>
    <w:rsid w:val="5FF7504F"/>
    <w:rsid w:val="6082639E"/>
    <w:rsid w:val="616678B0"/>
    <w:rsid w:val="624B3B56"/>
    <w:rsid w:val="632B0C3C"/>
    <w:rsid w:val="63F40EAE"/>
    <w:rsid w:val="64063AB3"/>
    <w:rsid w:val="653D772F"/>
    <w:rsid w:val="6648015B"/>
    <w:rsid w:val="67380427"/>
    <w:rsid w:val="67B64C2B"/>
    <w:rsid w:val="67EF171A"/>
    <w:rsid w:val="68880F3A"/>
    <w:rsid w:val="68F93BE6"/>
    <w:rsid w:val="69332CDF"/>
    <w:rsid w:val="696D2629"/>
    <w:rsid w:val="698E6BAD"/>
    <w:rsid w:val="69E37A65"/>
    <w:rsid w:val="6A2652CC"/>
    <w:rsid w:val="6A44041B"/>
    <w:rsid w:val="6AA622D6"/>
    <w:rsid w:val="6ACB15B2"/>
    <w:rsid w:val="6BCB5CC8"/>
    <w:rsid w:val="6C0563E8"/>
    <w:rsid w:val="6C1904A6"/>
    <w:rsid w:val="6C1F1BB5"/>
    <w:rsid w:val="6CC27495"/>
    <w:rsid w:val="6D2D233A"/>
    <w:rsid w:val="6EE3511C"/>
    <w:rsid w:val="6F94644D"/>
    <w:rsid w:val="6FF26C6A"/>
    <w:rsid w:val="702236B0"/>
    <w:rsid w:val="704001D4"/>
    <w:rsid w:val="71D77416"/>
    <w:rsid w:val="732F0EF0"/>
    <w:rsid w:val="733E4125"/>
    <w:rsid w:val="73F34645"/>
    <w:rsid w:val="74CA6B7E"/>
    <w:rsid w:val="75BE41ED"/>
    <w:rsid w:val="75D42450"/>
    <w:rsid w:val="778B1985"/>
    <w:rsid w:val="77BB03D9"/>
    <w:rsid w:val="77FF5A73"/>
    <w:rsid w:val="79435829"/>
    <w:rsid w:val="798B5730"/>
    <w:rsid w:val="7AD31AD6"/>
    <w:rsid w:val="7B005506"/>
    <w:rsid w:val="7B1F572E"/>
    <w:rsid w:val="7B4D7DBA"/>
    <w:rsid w:val="7B551150"/>
    <w:rsid w:val="7B7C1555"/>
    <w:rsid w:val="7C2367E6"/>
    <w:rsid w:val="7C6F6241"/>
    <w:rsid w:val="7C9F63FA"/>
    <w:rsid w:val="7CD267D0"/>
    <w:rsid w:val="7D043451"/>
    <w:rsid w:val="7D1817CE"/>
    <w:rsid w:val="7D823743"/>
    <w:rsid w:val="7F9559B1"/>
    <w:rsid w:val="7FEE56CF"/>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name="footnote text"/>
    <w:lsdException w:qFormat="1"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0" w:name="footnote reference"/>
    <w:lsdException w:qFormat="1" w:uiPriority="0" w:name="annotation reference"/>
    <w:lsdException w:qFormat="1" w:uiPriority="99" w:name="line number"/>
    <w:lsdException w:uiPriority="99" w:name="page number"/>
    <w:lsdException w:qFormat="1" w:uiPriority="0" w:name="endnote reference"/>
    <w:lsdException w:qFormat="1"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0"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72"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2" w:firstLineChars="200"/>
      <w:jc w:val="both"/>
    </w:pPr>
    <w:rPr>
      <w:rFonts w:ascii="Times New Roman" w:hAnsi="Times New Roman" w:eastAsia="宋体" w:cs="Times New Roman"/>
      <w:kern w:val="2"/>
      <w:sz w:val="24"/>
      <w:szCs w:val="22"/>
      <w:lang w:val="en-US" w:eastAsia="ja-JP" w:bidi="ar-SA"/>
    </w:rPr>
  </w:style>
  <w:style w:type="paragraph" w:styleId="2">
    <w:name w:val="heading 1"/>
    <w:basedOn w:val="1"/>
    <w:next w:val="1"/>
    <w:link w:val="60"/>
    <w:qFormat/>
    <w:uiPriority w:val="0"/>
    <w:pPr>
      <w:keepNext/>
      <w:numPr>
        <w:ilvl w:val="0"/>
        <w:numId w:val="1"/>
      </w:numPr>
      <w:tabs>
        <w:tab w:val="left" w:pos="397"/>
      </w:tabs>
      <w:ind w:left="0" w:firstLineChars="0"/>
      <w:jc w:val="left"/>
      <w:outlineLvl w:val="0"/>
    </w:pPr>
    <w:rPr>
      <w:b/>
      <w:szCs w:val="24"/>
    </w:rPr>
  </w:style>
  <w:style w:type="paragraph" w:styleId="3">
    <w:name w:val="heading 2"/>
    <w:basedOn w:val="2"/>
    <w:next w:val="4"/>
    <w:link w:val="59"/>
    <w:qFormat/>
    <w:uiPriority w:val="0"/>
    <w:pPr>
      <w:numPr>
        <w:ilvl w:val="1"/>
      </w:numPr>
      <w:tabs>
        <w:tab w:val="left" w:pos="567"/>
      </w:tabs>
      <w:spacing w:before="120" w:after="0"/>
      <w:ind w:firstLineChars="0"/>
      <w:outlineLvl w:val="1"/>
    </w:pPr>
    <w:rPr>
      <w:rFonts w:eastAsia="宋体"/>
      <w:color w:val="000000"/>
    </w:rPr>
  </w:style>
  <w:style w:type="paragraph" w:styleId="5">
    <w:name w:val="heading 3"/>
    <w:basedOn w:val="3"/>
    <w:next w:val="4"/>
    <w:link w:val="66"/>
    <w:qFormat/>
    <w:uiPriority w:val="0"/>
    <w:pPr>
      <w:numPr>
        <w:ilvl w:val="2"/>
      </w:numPr>
      <w:snapToGrid w:val="0"/>
      <w:spacing w:before="60"/>
      <w:ind w:left="0"/>
      <w:outlineLvl w:val="2"/>
    </w:pPr>
    <w:rPr>
      <w:rFonts w:eastAsia="Times New Roman"/>
      <w:b w:val="0"/>
    </w:rPr>
  </w:style>
  <w:style w:type="paragraph" w:styleId="6">
    <w:name w:val="heading 4"/>
    <w:basedOn w:val="1"/>
    <w:next w:val="1"/>
    <w:qFormat/>
    <w:uiPriority w:val="0"/>
    <w:pPr>
      <w:keepNext/>
      <w:spacing w:beforeLines="50"/>
      <w:jc w:val="left"/>
      <w:outlineLvl w:val="3"/>
    </w:pPr>
    <w:rPr>
      <w:rFonts w:ascii="Arial" w:hAnsi="Arial" w:eastAsia="MS Gothic"/>
      <w:b/>
      <w:bCs/>
    </w:rPr>
  </w:style>
  <w:style w:type="paragraph" w:styleId="7">
    <w:name w:val="heading 5"/>
    <w:next w:val="1"/>
    <w:qFormat/>
    <w:uiPriority w:val="0"/>
    <w:pPr>
      <w:keepNext/>
      <w:numPr>
        <w:ilvl w:val="4"/>
        <w:numId w:val="2"/>
      </w:numPr>
      <w:jc w:val="center"/>
      <w:outlineLvl w:val="4"/>
    </w:pPr>
    <w:rPr>
      <w:rFonts w:ascii="Times New Roman" w:hAnsi="Times New Roman" w:eastAsia="MS Gothic" w:cs="Times New Roman"/>
      <w:kern w:val="2"/>
      <w:sz w:val="22"/>
      <w:szCs w:val="22"/>
      <w:lang w:val="en-US" w:eastAsia="ja-JP" w:bidi="ar-SA"/>
    </w:rPr>
  </w:style>
  <w:style w:type="paragraph" w:styleId="8">
    <w:name w:val="heading 6"/>
    <w:basedOn w:val="1"/>
    <w:next w:val="1"/>
    <w:qFormat/>
    <w:uiPriority w:val="0"/>
    <w:pPr>
      <w:keepNext/>
      <w:numPr>
        <w:ilvl w:val="5"/>
        <w:numId w:val="2"/>
      </w:numPr>
      <w:spacing w:line="120" w:lineRule="auto"/>
      <w:jc w:val="center"/>
      <w:outlineLvl w:val="5"/>
    </w:pPr>
    <w:rPr>
      <w:rFonts w:eastAsia="Times New Roman"/>
      <w:bCs/>
      <w:sz w:val="20"/>
    </w:rPr>
  </w:style>
  <w:style w:type="paragraph" w:styleId="9">
    <w:name w:val="heading 7"/>
    <w:basedOn w:val="1"/>
    <w:next w:val="1"/>
    <w:qFormat/>
    <w:uiPriority w:val="0"/>
    <w:pPr>
      <w:keepNext/>
      <w:numPr>
        <w:ilvl w:val="6"/>
        <w:numId w:val="2"/>
      </w:numPr>
      <w:outlineLvl w:val="6"/>
    </w:pPr>
    <w:rPr>
      <w:rFonts w:ascii="Arial" w:hAnsi="Arial"/>
      <w:b/>
    </w:rPr>
  </w:style>
  <w:style w:type="paragraph" w:styleId="10">
    <w:name w:val="heading 8"/>
    <w:basedOn w:val="1"/>
    <w:next w:val="1"/>
    <w:qFormat/>
    <w:uiPriority w:val="0"/>
    <w:pPr>
      <w:numPr>
        <w:ilvl w:val="7"/>
        <w:numId w:val="2"/>
      </w:numPr>
      <w:spacing w:before="240" w:after="60"/>
      <w:outlineLvl w:val="7"/>
    </w:pPr>
    <w:rPr>
      <w:rFonts w:ascii="Calibri" w:hAnsi="Calibri" w:eastAsia="Times New Roman"/>
      <w:i/>
      <w:iCs/>
      <w:szCs w:val="24"/>
    </w:rPr>
  </w:style>
  <w:style w:type="paragraph" w:styleId="11">
    <w:name w:val="heading 9"/>
    <w:basedOn w:val="1"/>
    <w:next w:val="1"/>
    <w:qFormat/>
    <w:uiPriority w:val="0"/>
    <w:pPr>
      <w:numPr>
        <w:ilvl w:val="8"/>
        <w:numId w:val="2"/>
      </w:numPr>
      <w:spacing w:before="240" w:after="60"/>
      <w:outlineLvl w:val="8"/>
    </w:pPr>
    <w:rPr>
      <w:rFonts w:ascii="Cambria" w:hAnsi="Cambria" w:eastAsia="Times New Roman"/>
      <w:sz w:val="22"/>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customStyle="1" w:styleId="4">
    <w:name w:val="Paragraph"/>
    <w:basedOn w:val="1"/>
    <w:link w:val="73"/>
    <w:qFormat/>
    <w:uiPriority w:val="0"/>
    <w:pPr>
      <w:snapToGrid w:val="0"/>
      <w:spacing w:line="360" w:lineRule="auto"/>
      <w:ind w:firstLine="283"/>
    </w:pPr>
    <w:rPr>
      <w:rFonts w:eastAsia="宋体"/>
      <w:spacing w:val="6"/>
      <w:sz w:val="22"/>
    </w:rPr>
  </w:style>
  <w:style w:type="paragraph" w:styleId="12">
    <w:name w:val="caption"/>
    <w:basedOn w:val="1"/>
    <w:next w:val="1"/>
    <w:unhideWhenUsed/>
    <w:qFormat/>
    <w:uiPriority w:val="35"/>
    <w:pPr>
      <w:jc w:val="center"/>
    </w:pPr>
    <w:rPr>
      <w:rFonts w:eastAsia="黑体" w:cstheme="majorBidi"/>
      <w:b/>
      <w:sz w:val="20"/>
      <w:szCs w:val="20"/>
    </w:rPr>
  </w:style>
  <w:style w:type="paragraph" w:styleId="13">
    <w:name w:val="annotation text"/>
    <w:basedOn w:val="1"/>
    <w:link w:val="70"/>
    <w:unhideWhenUsed/>
    <w:qFormat/>
    <w:uiPriority w:val="0"/>
    <w:pPr>
      <w:jc w:val="left"/>
    </w:pPr>
    <w:rPr>
      <w:sz w:val="20"/>
      <w:szCs w:val="20"/>
    </w:rPr>
  </w:style>
  <w:style w:type="paragraph" w:styleId="14">
    <w:name w:val="Body Text"/>
    <w:basedOn w:val="1"/>
    <w:link w:val="47"/>
    <w:semiHidden/>
    <w:unhideWhenUsed/>
    <w:qFormat/>
    <w:uiPriority w:val="99"/>
  </w:style>
  <w:style w:type="paragraph" w:styleId="15">
    <w:name w:val="endnote text"/>
    <w:basedOn w:val="1"/>
    <w:semiHidden/>
    <w:unhideWhenUsed/>
    <w:qFormat/>
    <w:uiPriority w:val="0"/>
    <w:pPr>
      <w:snapToGrid w:val="0"/>
      <w:jc w:val="left"/>
    </w:pPr>
  </w:style>
  <w:style w:type="paragraph" w:styleId="16">
    <w:name w:val="Balloon Text"/>
    <w:basedOn w:val="1"/>
    <w:semiHidden/>
    <w:unhideWhenUsed/>
    <w:qFormat/>
    <w:uiPriority w:val="0"/>
    <w:rPr>
      <w:rFonts w:ascii="Tahoma" w:hAnsi="Tahoma" w:cs="Tahoma"/>
      <w:sz w:val="16"/>
      <w:szCs w:val="16"/>
    </w:rPr>
  </w:style>
  <w:style w:type="paragraph" w:styleId="17">
    <w:name w:val="footer"/>
    <w:basedOn w:val="1"/>
    <w:link w:val="36"/>
    <w:unhideWhenUsed/>
    <w:qFormat/>
    <w:uiPriority w:val="99"/>
    <w:pPr>
      <w:tabs>
        <w:tab w:val="center" w:pos="4252"/>
        <w:tab w:val="right" w:pos="8504"/>
      </w:tabs>
      <w:snapToGrid w:val="0"/>
    </w:pPr>
  </w:style>
  <w:style w:type="paragraph" w:styleId="18">
    <w:name w:val="header"/>
    <w:basedOn w:val="1"/>
    <w:unhideWhenUsed/>
    <w:qFormat/>
    <w:uiPriority w:val="0"/>
    <w:pPr>
      <w:tabs>
        <w:tab w:val="center" w:pos="4252"/>
        <w:tab w:val="right" w:pos="8504"/>
      </w:tabs>
      <w:snapToGrid w:val="0"/>
    </w:pPr>
  </w:style>
  <w:style w:type="paragraph" w:styleId="19">
    <w:name w:val="footnote text"/>
    <w:basedOn w:val="1"/>
    <w:semiHidden/>
    <w:unhideWhenUsed/>
    <w:qFormat/>
    <w:uiPriority w:val="0"/>
    <w:pPr>
      <w:snapToGrid w:val="0"/>
      <w:jc w:val="left"/>
    </w:pPr>
  </w:style>
  <w:style w:type="paragraph" w:styleId="20">
    <w:name w:val="table of figures"/>
    <w:basedOn w:val="1"/>
    <w:next w:val="1"/>
    <w:unhideWhenUsed/>
    <w:qFormat/>
    <w:uiPriority w:val="99"/>
    <w:pPr>
      <w:ind w:left="200" w:leftChars="200" w:hanging="200" w:hangingChars="200"/>
    </w:pPr>
  </w:style>
  <w:style w:type="paragraph" w:styleId="2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Cs w:val="24"/>
      <w:lang w:eastAsia="zh-CN"/>
    </w:rPr>
  </w:style>
  <w:style w:type="paragraph" w:styleId="22">
    <w:name w:val="Title"/>
    <w:basedOn w:val="23"/>
    <w:next w:val="1"/>
    <w:link w:val="50"/>
    <w:qFormat/>
    <w:uiPriority w:val="10"/>
    <w:pPr>
      <w:tabs>
        <w:tab w:val="left" w:pos="397"/>
        <w:tab w:val="left" w:pos="1106"/>
      </w:tabs>
    </w:pPr>
    <w:rPr>
      <w:caps/>
      <w:lang w:val="zh-CN"/>
    </w:rPr>
  </w:style>
  <w:style w:type="paragraph" w:customStyle="1" w:styleId="23">
    <w:name w:val="Title of paper"/>
    <w:basedOn w:val="2"/>
    <w:qFormat/>
    <w:uiPriority w:val="0"/>
    <w:pPr>
      <w:numPr>
        <w:numId w:val="0"/>
      </w:numPr>
      <w:spacing w:before="180" w:after="180"/>
      <w:ind w:right="-2"/>
      <w:jc w:val="center"/>
    </w:pPr>
    <w:rPr>
      <w:sz w:val="28"/>
    </w:rPr>
  </w:style>
  <w:style w:type="paragraph" w:styleId="24">
    <w:name w:val="annotation subject"/>
    <w:basedOn w:val="13"/>
    <w:next w:val="13"/>
    <w:semiHidden/>
    <w:unhideWhenUsed/>
    <w:qFormat/>
    <w:uiPriority w:val="0"/>
    <w:rPr>
      <w:b/>
      <w:bCs/>
    </w:rPr>
  </w:style>
  <w:style w:type="table" w:styleId="26">
    <w:name w:val="Table Grid"/>
    <w:basedOn w:val="2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bCs/>
    </w:rPr>
  </w:style>
  <w:style w:type="character" w:styleId="29">
    <w:name w:val="endnote reference"/>
    <w:semiHidden/>
    <w:unhideWhenUsed/>
    <w:qFormat/>
    <w:uiPriority w:val="0"/>
    <w:rPr>
      <w:vertAlign w:val="superscript"/>
    </w:rPr>
  </w:style>
  <w:style w:type="character" w:styleId="30">
    <w:name w:val="FollowedHyperlink"/>
    <w:semiHidden/>
    <w:unhideWhenUsed/>
    <w:qFormat/>
    <w:uiPriority w:val="0"/>
    <w:rPr>
      <w:color w:val="800080"/>
      <w:u w:val="single"/>
    </w:rPr>
  </w:style>
  <w:style w:type="character" w:styleId="31">
    <w:name w:val="Emphasis"/>
    <w:qFormat/>
    <w:uiPriority w:val="20"/>
    <w:rPr>
      <w:i/>
      <w:iCs/>
    </w:rPr>
  </w:style>
  <w:style w:type="character" w:styleId="32">
    <w:name w:val="line number"/>
    <w:basedOn w:val="27"/>
    <w:semiHidden/>
    <w:unhideWhenUsed/>
    <w:qFormat/>
    <w:uiPriority w:val="99"/>
  </w:style>
  <w:style w:type="character" w:styleId="33">
    <w:name w:val="Hyperlink"/>
    <w:unhideWhenUsed/>
    <w:qFormat/>
    <w:uiPriority w:val="99"/>
    <w:rPr>
      <w:color w:val="0000FF"/>
      <w:u w:val="single"/>
    </w:rPr>
  </w:style>
  <w:style w:type="character" w:styleId="34">
    <w:name w:val="annotation reference"/>
    <w:basedOn w:val="27"/>
    <w:semiHidden/>
    <w:unhideWhenUsed/>
    <w:qFormat/>
    <w:uiPriority w:val="0"/>
    <w:rPr>
      <w:sz w:val="16"/>
      <w:szCs w:val="16"/>
    </w:rPr>
  </w:style>
  <w:style w:type="character" w:styleId="35">
    <w:name w:val="footnote reference"/>
    <w:semiHidden/>
    <w:unhideWhenUsed/>
    <w:qFormat/>
    <w:uiPriority w:val="0"/>
    <w:rPr>
      <w:vertAlign w:val="superscript"/>
    </w:rPr>
  </w:style>
  <w:style w:type="character" w:customStyle="1" w:styleId="36">
    <w:name w:val="页脚 字符"/>
    <w:link w:val="17"/>
    <w:qFormat/>
    <w:uiPriority w:val="99"/>
    <w:rPr>
      <w:rFonts w:ascii="Times New Roman" w:hAnsi="Times New Roman"/>
      <w:kern w:val="2"/>
      <w:sz w:val="21"/>
      <w:szCs w:val="22"/>
      <w:lang w:val="en-US" w:eastAsia="ja-JP"/>
    </w:rPr>
  </w:style>
  <w:style w:type="paragraph" w:customStyle="1" w:styleId="37">
    <w:name w:val="Sprechblasentext1"/>
    <w:basedOn w:val="1"/>
    <w:semiHidden/>
    <w:unhideWhenUsed/>
    <w:qFormat/>
    <w:uiPriority w:val="0"/>
    <w:rPr>
      <w:rFonts w:ascii="Arial" w:hAnsi="Arial" w:eastAsia="MS Gothic"/>
      <w:sz w:val="18"/>
      <w:szCs w:val="18"/>
    </w:rPr>
  </w:style>
  <w:style w:type="paragraph" w:customStyle="1" w:styleId="38">
    <w:name w:val="TableCell"/>
    <w:basedOn w:val="1"/>
    <w:qFormat/>
    <w:uiPriority w:val="0"/>
    <w:pPr>
      <w:jc w:val="center"/>
    </w:pPr>
    <w:rPr>
      <w:sz w:val="22"/>
    </w:rPr>
  </w:style>
  <w:style w:type="paragraph" w:customStyle="1" w:styleId="39">
    <w:name w:val="Captions"/>
    <w:basedOn w:val="1"/>
    <w:qFormat/>
    <w:uiPriority w:val="0"/>
    <w:pPr>
      <w:jc w:val="center"/>
    </w:pPr>
    <w:rPr>
      <w:rFonts w:eastAsia="Times New Roman"/>
      <w:sz w:val="20"/>
    </w:rPr>
  </w:style>
  <w:style w:type="paragraph" w:customStyle="1" w:styleId="40">
    <w:name w:val="Abstract"/>
    <w:basedOn w:val="1"/>
    <w:next w:val="1"/>
    <w:qFormat/>
    <w:uiPriority w:val="0"/>
    <w:pPr>
      <w:snapToGrid w:val="0"/>
      <w:spacing w:line="220" w:lineRule="atLeast"/>
    </w:pPr>
    <w:rPr>
      <w:rFonts w:eastAsia="Times New Roman"/>
      <w:sz w:val="22"/>
    </w:rPr>
  </w:style>
  <w:style w:type="paragraph" w:customStyle="1" w:styleId="41">
    <w:name w:val="Authors"/>
    <w:basedOn w:val="7"/>
    <w:qFormat/>
    <w:uiPriority w:val="0"/>
    <w:pPr>
      <w:numPr>
        <w:ilvl w:val="0"/>
        <w:numId w:val="0"/>
      </w:numPr>
    </w:pPr>
    <w:rPr>
      <w:rFonts w:eastAsia="Times New Roman"/>
    </w:rPr>
  </w:style>
  <w:style w:type="paragraph" w:customStyle="1" w:styleId="42">
    <w:name w:val="Affiliation"/>
    <w:basedOn w:val="8"/>
    <w:qFormat/>
    <w:uiPriority w:val="0"/>
    <w:pPr>
      <w:numPr>
        <w:ilvl w:val="0"/>
        <w:numId w:val="0"/>
      </w:numPr>
    </w:pPr>
  </w:style>
  <w:style w:type="paragraph" w:customStyle="1" w:styleId="43">
    <w:name w:val="Abstract1"/>
    <w:basedOn w:val="3"/>
    <w:qFormat/>
    <w:uiPriority w:val="0"/>
    <w:pPr>
      <w:numPr>
        <w:ilvl w:val="0"/>
        <w:numId w:val="0"/>
      </w:numPr>
      <w:spacing w:before="180"/>
    </w:pPr>
  </w:style>
  <w:style w:type="paragraph" w:customStyle="1" w:styleId="44">
    <w:name w:val="References"/>
    <w:basedOn w:val="1"/>
    <w:qFormat/>
    <w:uiPriority w:val="0"/>
    <w:pPr>
      <w:snapToGrid w:val="0"/>
      <w:spacing w:line="220" w:lineRule="atLeast"/>
      <w:ind w:left="284" w:hanging="284"/>
    </w:pPr>
    <w:rPr>
      <w:sz w:val="22"/>
    </w:rPr>
  </w:style>
  <w:style w:type="paragraph" w:customStyle="1" w:styleId="45">
    <w:name w:val="Figures"/>
    <w:basedOn w:val="38"/>
    <w:qFormat/>
    <w:uiPriority w:val="0"/>
  </w:style>
  <w:style w:type="paragraph" w:customStyle="1" w:styleId="46">
    <w:name w:val="Major without number"/>
    <w:basedOn w:val="1"/>
    <w:next w:val="4"/>
    <w:qFormat/>
    <w:uiPriority w:val="0"/>
    <w:pPr>
      <w:spacing w:before="240" w:after="20"/>
    </w:pPr>
    <w:rPr>
      <w:b/>
    </w:rPr>
  </w:style>
  <w:style w:type="character" w:customStyle="1" w:styleId="47">
    <w:name w:val="正文文本 字符"/>
    <w:link w:val="14"/>
    <w:semiHidden/>
    <w:qFormat/>
    <w:uiPriority w:val="99"/>
    <w:rPr>
      <w:rFonts w:ascii="Times New Roman" w:hAnsi="Times New Roman"/>
      <w:kern w:val="2"/>
      <w:sz w:val="21"/>
      <w:szCs w:val="22"/>
      <w:lang w:val="en-US" w:eastAsia="ja-JP"/>
    </w:rPr>
  </w:style>
  <w:style w:type="paragraph" w:customStyle="1" w:styleId="48">
    <w:name w:val="彩色網底 - 輔色 11"/>
    <w:hidden/>
    <w:qFormat/>
    <w:uiPriority w:val="71"/>
    <w:rPr>
      <w:rFonts w:ascii="Times New Roman" w:hAnsi="Times New Roman" w:eastAsia="MS Mincho" w:cs="Times New Roman"/>
      <w:kern w:val="2"/>
      <w:sz w:val="21"/>
      <w:szCs w:val="22"/>
      <w:lang w:val="en-US" w:eastAsia="ja-JP" w:bidi="ar-SA"/>
    </w:rPr>
  </w:style>
  <w:style w:type="character" w:customStyle="1" w:styleId="49">
    <w:name w:val="Unresolved Mention1"/>
    <w:semiHidden/>
    <w:unhideWhenUsed/>
    <w:qFormat/>
    <w:uiPriority w:val="99"/>
    <w:rPr>
      <w:color w:val="808080"/>
      <w:shd w:val="clear" w:color="auto" w:fill="E6E6E6"/>
    </w:rPr>
  </w:style>
  <w:style w:type="character" w:customStyle="1" w:styleId="50">
    <w:name w:val="标题 字符"/>
    <w:link w:val="22"/>
    <w:qFormat/>
    <w:uiPriority w:val="10"/>
    <w:rPr>
      <w:rFonts w:ascii="Times New Roman" w:hAnsi="Times New Roman" w:eastAsia="Arial"/>
      <w:b/>
      <w:caps/>
      <w:kern w:val="2"/>
      <w:sz w:val="28"/>
      <w:szCs w:val="24"/>
      <w:lang w:eastAsia="ja-JP"/>
    </w:rPr>
  </w:style>
  <w:style w:type="paragraph" w:styleId="51">
    <w:name w:val="List Paragraph"/>
    <w:basedOn w:val="1"/>
    <w:qFormat/>
    <w:uiPriority w:val="72"/>
    <w:pPr>
      <w:ind w:firstLine="420" w:firstLineChars="200"/>
    </w:pPr>
  </w:style>
  <w:style w:type="character" w:customStyle="1" w:styleId="52">
    <w:name w:val="apple-converted-space"/>
    <w:basedOn w:val="27"/>
    <w:qFormat/>
    <w:uiPriority w:val="0"/>
  </w:style>
  <w:style w:type="character" w:customStyle="1" w:styleId="53">
    <w:name w:val="hithilite"/>
    <w:basedOn w:val="27"/>
    <w:qFormat/>
    <w:uiPriority w:val="0"/>
  </w:style>
  <w:style w:type="character" w:customStyle="1" w:styleId="54">
    <w:name w:val="tran"/>
    <w:basedOn w:val="27"/>
    <w:qFormat/>
    <w:uiPriority w:val="0"/>
  </w:style>
  <w:style w:type="paragraph" w:customStyle="1" w:styleId="55">
    <w:name w:val="Displayed equation"/>
    <w:basedOn w:val="1"/>
    <w:next w:val="4"/>
    <w:qFormat/>
    <w:uiPriority w:val="0"/>
    <w:pPr>
      <w:widowControl/>
      <w:tabs>
        <w:tab w:val="center" w:pos="4253"/>
        <w:tab w:val="right" w:pos="8222"/>
      </w:tabs>
      <w:spacing w:before="240" w:after="240" w:line="480" w:lineRule="auto"/>
      <w:jc w:val="center"/>
    </w:pPr>
    <w:rPr>
      <w:rFonts w:eastAsiaTheme="minorEastAsia"/>
      <w:kern w:val="0"/>
      <w:szCs w:val="24"/>
      <w:lang w:val="en-GB" w:eastAsia="en-GB"/>
    </w:rPr>
  </w:style>
  <w:style w:type="character" w:styleId="56">
    <w:name w:val="Placeholder Text"/>
    <w:basedOn w:val="27"/>
    <w:unhideWhenUsed/>
    <w:qFormat/>
    <w:uiPriority w:val="99"/>
    <w:rPr>
      <w:color w:val="808080"/>
    </w:rPr>
  </w:style>
  <w:style w:type="paragraph" w:customStyle="1" w:styleId="57">
    <w:name w:val="Char Char Char Char Char Char Char"/>
    <w:basedOn w:val="1"/>
    <w:qFormat/>
    <w:uiPriority w:val="0"/>
    <w:pPr>
      <w:widowControl/>
      <w:spacing w:after="160" w:line="240" w:lineRule="exact"/>
      <w:jc w:val="left"/>
    </w:pPr>
    <w:rPr>
      <w:rFonts w:ascii="Arial" w:hAnsi="Arial" w:eastAsia="Times New Roman" w:cs="Verdana"/>
      <w:b/>
      <w:kern w:val="0"/>
      <w:szCs w:val="24"/>
      <w:lang w:eastAsia="en-US"/>
    </w:rPr>
  </w:style>
  <w:style w:type="character" w:customStyle="1" w:styleId="58">
    <w:name w:val="fontstyle01"/>
    <w:basedOn w:val="27"/>
    <w:qFormat/>
    <w:uiPriority w:val="0"/>
    <w:rPr>
      <w:rFonts w:hint="eastAsia" w:ascii="宋体" w:hAnsi="宋体" w:eastAsia="宋体"/>
      <w:color w:val="000000"/>
      <w:sz w:val="24"/>
      <w:szCs w:val="24"/>
    </w:rPr>
  </w:style>
  <w:style w:type="character" w:customStyle="1" w:styleId="59">
    <w:name w:val="标题 2 字符"/>
    <w:basedOn w:val="27"/>
    <w:link w:val="3"/>
    <w:qFormat/>
    <w:uiPriority w:val="0"/>
    <w:rPr>
      <w:rFonts w:ascii="Times New Roman" w:hAnsi="Times New Roman" w:eastAsia="宋体"/>
      <w:b/>
      <w:color w:val="000000"/>
      <w:kern w:val="2"/>
      <w:sz w:val="24"/>
      <w:szCs w:val="24"/>
      <w:lang w:eastAsia="ja-JP"/>
    </w:rPr>
  </w:style>
  <w:style w:type="character" w:customStyle="1" w:styleId="60">
    <w:name w:val="标题 1 字符"/>
    <w:basedOn w:val="27"/>
    <w:link w:val="2"/>
    <w:qFormat/>
    <w:uiPriority w:val="0"/>
    <w:rPr>
      <w:rFonts w:ascii="Times New Roman" w:hAnsi="Times New Roman" w:eastAsia="宋体"/>
      <w:b/>
      <w:kern w:val="2"/>
      <w:sz w:val="24"/>
      <w:szCs w:val="24"/>
      <w:lang w:eastAsia="ja-JP"/>
    </w:rPr>
  </w:style>
  <w:style w:type="paragraph" w:customStyle="1" w:styleId="61">
    <w:name w:val="EndNote Bibliography Title"/>
    <w:basedOn w:val="1"/>
    <w:link w:val="62"/>
    <w:qFormat/>
    <w:uiPriority w:val="0"/>
    <w:pPr>
      <w:jc w:val="center"/>
    </w:pPr>
    <w:rPr>
      <w:sz w:val="20"/>
    </w:rPr>
  </w:style>
  <w:style w:type="character" w:customStyle="1" w:styleId="62">
    <w:name w:val="EndNote Bibliography Title Char"/>
    <w:basedOn w:val="27"/>
    <w:link w:val="61"/>
    <w:qFormat/>
    <w:uiPriority w:val="0"/>
    <w:rPr>
      <w:rFonts w:ascii="Times New Roman" w:hAnsi="Times New Roman" w:eastAsia="MS Mincho"/>
      <w:kern w:val="2"/>
      <w:szCs w:val="22"/>
      <w:lang w:eastAsia="ja-JP"/>
    </w:rPr>
  </w:style>
  <w:style w:type="paragraph" w:customStyle="1" w:styleId="63">
    <w:name w:val="EndNote Bibliography"/>
    <w:basedOn w:val="1"/>
    <w:link w:val="64"/>
    <w:qFormat/>
    <w:uiPriority w:val="0"/>
    <w:rPr>
      <w:sz w:val="20"/>
    </w:rPr>
  </w:style>
  <w:style w:type="character" w:customStyle="1" w:styleId="64">
    <w:name w:val="EndNote Bibliography Char"/>
    <w:basedOn w:val="27"/>
    <w:link w:val="63"/>
    <w:qFormat/>
    <w:uiPriority w:val="0"/>
    <w:rPr>
      <w:rFonts w:ascii="Times New Roman" w:hAnsi="Times New Roman" w:eastAsia="MS Mincho"/>
      <w:kern w:val="2"/>
      <w:szCs w:val="22"/>
      <w:lang w:eastAsia="ja-JP"/>
    </w:rPr>
  </w:style>
  <w:style w:type="character" w:customStyle="1" w:styleId="65">
    <w:name w:val="Unresolved Mention"/>
    <w:basedOn w:val="27"/>
    <w:semiHidden/>
    <w:unhideWhenUsed/>
    <w:qFormat/>
    <w:uiPriority w:val="99"/>
    <w:rPr>
      <w:color w:val="605E5C"/>
      <w:shd w:val="clear" w:color="auto" w:fill="E1DFDD"/>
    </w:rPr>
  </w:style>
  <w:style w:type="character" w:customStyle="1" w:styleId="66">
    <w:name w:val="标题 3 字符"/>
    <w:basedOn w:val="27"/>
    <w:link w:val="5"/>
    <w:qFormat/>
    <w:uiPriority w:val="0"/>
    <w:rPr>
      <w:rFonts w:ascii="Times New Roman" w:hAnsi="Times New Roman" w:eastAsia="Times New Roman"/>
      <w:color w:val="000000"/>
      <w:kern w:val="2"/>
      <w:sz w:val="24"/>
      <w:szCs w:val="24"/>
      <w:lang w:eastAsia="ja-JP"/>
    </w:rPr>
  </w:style>
  <w:style w:type="character" w:customStyle="1" w:styleId="67">
    <w:name w:val="datatitle1"/>
    <w:qFormat/>
    <w:uiPriority w:val="0"/>
    <w:rPr>
      <w:b/>
      <w:bCs/>
      <w:color w:val="10619F"/>
      <w:sz w:val="21"/>
      <w:szCs w:val="21"/>
    </w:rPr>
  </w:style>
  <w:style w:type="paragraph" w:customStyle="1" w:styleId="68">
    <w:name w:val="Revision"/>
    <w:hidden/>
    <w:semiHidden/>
    <w:qFormat/>
    <w:uiPriority w:val="99"/>
    <w:rPr>
      <w:rFonts w:ascii="Times New Roman" w:hAnsi="Times New Roman" w:eastAsia="MS Mincho" w:cs="Times New Roman"/>
      <w:kern w:val="2"/>
      <w:sz w:val="21"/>
      <w:szCs w:val="22"/>
      <w:lang w:val="en-US" w:eastAsia="ja-JP" w:bidi="ar-SA"/>
    </w:rPr>
  </w:style>
  <w:style w:type="paragraph" w:customStyle="1" w:styleId="69">
    <w:name w:val="Bibliography"/>
    <w:basedOn w:val="1"/>
    <w:next w:val="1"/>
    <w:unhideWhenUsed/>
    <w:qFormat/>
    <w:uiPriority w:val="37"/>
    <w:pPr>
      <w:tabs>
        <w:tab w:val="left" w:pos="384"/>
      </w:tabs>
      <w:ind w:left="384" w:hanging="384"/>
    </w:pPr>
  </w:style>
  <w:style w:type="character" w:customStyle="1" w:styleId="70">
    <w:name w:val="批注文字 字符"/>
    <w:basedOn w:val="27"/>
    <w:link w:val="13"/>
    <w:qFormat/>
    <w:uiPriority w:val="0"/>
    <w:rPr>
      <w:rFonts w:ascii="Times New Roman" w:hAnsi="Times New Roman" w:eastAsia="MS Mincho"/>
      <w:kern w:val="2"/>
      <w:lang w:eastAsia="ja-JP"/>
    </w:rPr>
  </w:style>
  <w:style w:type="character" w:customStyle="1" w:styleId="71">
    <w:name w:val="MTEquationSection"/>
    <w:basedOn w:val="27"/>
    <w:qFormat/>
    <w:uiPriority w:val="0"/>
    <w:rPr>
      <w:rFonts w:eastAsia="宋体"/>
      <w:b/>
      <w:vanish/>
      <w:color w:val="FF0000"/>
      <w:sz w:val="28"/>
      <w:szCs w:val="28"/>
      <w:lang w:eastAsia="zh-CN"/>
    </w:rPr>
  </w:style>
  <w:style w:type="paragraph" w:customStyle="1" w:styleId="72">
    <w:name w:val="MTDisplayEquation"/>
    <w:basedOn w:val="4"/>
    <w:next w:val="1"/>
    <w:link w:val="74"/>
    <w:qFormat/>
    <w:uiPriority w:val="0"/>
    <w:pPr>
      <w:tabs>
        <w:tab w:val="center" w:pos="4820"/>
        <w:tab w:val="right" w:pos="9640"/>
      </w:tabs>
      <w:snapToGrid/>
      <w:spacing w:line="240" w:lineRule="auto"/>
      <w:contextualSpacing/>
    </w:pPr>
    <w:rPr>
      <w:rFonts w:eastAsia="Yu Mincho"/>
    </w:rPr>
  </w:style>
  <w:style w:type="character" w:customStyle="1" w:styleId="73">
    <w:name w:val="Paragraph 字符"/>
    <w:basedOn w:val="27"/>
    <w:link w:val="4"/>
    <w:qFormat/>
    <w:uiPriority w:val="0"/>
    <w:rPr>
      <w:rFonts w:ascii="Times New Roman" w:hAnsi="Times New Roman" w:eastAsia="宋体"/>
      <w:spacing w:val="6"/>
      <w:kern w:val="2"/>
      <w:sz w:val="22"/>
      <w:szCs w:val="22"/>
      <w:lang w:eastAsia="ja-JP"/>
    </w:rPr>
  </w:style>
  <w:style w:type="character" w:customStyle="1" w:styleId="74">
    <w:name w:val="MTDisplayEquation 字符"/>
    <w:basedOn w:val="73"/>
    <w:link w:val="72"/>
    <w:qFormat/>
    <w:uiPriority w:val="0"/>
    <w:rPr>
      <w:rFonts w:ascii="Times New Roman" w:hAnsi="Times New Roman" w:eastAsia="Yu Mincho"/>
      <w:spacing w:val="6"/>
      <w:kern w:val="2"/>
      <w:sz w:val="22"/>
      <w:szCs w:val="22"/>
      <w:lang w:eastAsia="ja-JP"/>
    </w:rPr>
  </w:style>
  <w:style w:type="character" w:customStyle="1" w:styleId="75">
    <w:name w:val="selected"/>
    <w:basedOn w:val="27"/>
    <w:qFormat/>
    <w:uiPriority w:val="0"/>
  </w:style>
  <w:style w:type="character" w:customStyle="1" w:styleId="76">
    <w:name w:val="mord"/>
    <w:basedOn w:val="27"/>
    <w:qFormat/>
    <w:uiPriority w:val="0"/>
  </w:style>
  <w:style w:type="character" w:customStyle="1" w:styleId="77">
    <w:name w:val="vlist-s"/>
    <w:basedOn w:val="27"/>
    <w:qFormat/>
    <w:uiPriority w:val="0"/>
  </w:style>
  <w:style w:type="character" w:customStyle="1" w:styleId="78">
    <w:name w:val="mopen"/>
    <w:basedOn w:val="27"/>
    <w:qFormat/>
    <w:uiPriority w:val="0"/>
  </w:style>
  <w:style w:type="character" w:customStyle="1" w:styleId="79">
    <w:name w:val="mpunct"/>
    <w:basedOn w:val="27"/>
    <w:qFormat/>
    <w:uiPriority w:val="0"/>
  </w:style>
  <w:style w:type="character" w:customStyle="1" w:styleId="80">
    <w:name w:val="mclose"/>
    <w:basedOn w:val="27"/>
    <w:qFormat/>
    <w:uiPriority w:val="0"/>
  </w:style>
  <w:style w:type="character" w:customStyle="1" w:styleId="81">
    <w:name w:val="mrel"/>
    <w:basedOn w:val="27"/>
    <w:qFormat/>
    <w:uiPriority w:val="0"/>
  </w:style>
  <w:style w:type="character" w:customStyle="1" w:styleId="82">
    <w:name w:val="citation-31"/>
    <w:basedOn w:val="27"/>
    <w:qFormat/>
    <w:uiPriority w:val="0"/>
  </w:style>
  <w:style w:type="character" w:customStyle="1" w:styleId="83">
    <w:name w:val="citation-30"/>
    <w:basedOn w:val="27"/>
    <w:qFormat/>
    <w:uiPriority w:val="0"/>
  </w:style>
  <w:style w:type="character" w:customStyle="1" w:styleId="84">
    <w:name w:val="citation-29"/>
    <w:basedOn w:val="27"/>
    <w:qFormat/>
    <w:uiPriority w:val="0"/>
  </w:style>
  <w:style w:type="character" w:customStyle="1" w:styleId="85">
    <w:name w:val="citation-28"/>
    <w:basedOn w:val="27"/>
    <w:qFormat/>
    <w:uiPriority w:val="0"/>
  </w:style>
  <w:style w:type="character" w:customStyle="1" w:styleId="86">
    <w:name w:val="citation-41"/>
    <w:basedOn w:val="27"/>
    <w:qFormat/>
    <w:uiPriority w:val="0"/>
  </w:style>
  <w:style w:type="character" w:customStyle="1" w:styleId="87">
    <w:name w:val="citation-40"/>
    <w:basedOn w:val="27"/>
    <w:qFormat/>
    <w:uiPriority w:val="0"/>
  </w:style>
  <w:style w:type="character" w:customStyle="1" w:styleId="88">
    <w:name w:val="katex-mathml"/>
    <w:basedOn w:val="27"/>
    <w:qFormat/>
    <w:uiPriority w:val="0"/>
  </w:style>
  <w:style w:type="character" w:customStyle="1" w:styleId="89">
    <w:name w:val="bz_pyq_fadein"/>
    <w:basedOn w:val="27"/>
    <w:qFormat/>
    <w:uiPriority w:val="0"/>
  </w:style>
  <w:style w:type="table" w:customStyle="1" w:styleId="90">
    <w:name w:val="Normal Grid"/>
    <w:basedOn w:val="25"/>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3437A-5F4F-4699-B38E-D693B243540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76</Words>
  <Characters>494</Characters>
  <Lines>1261</Lines>
  <Paragraphs>355</Paragraphs>
  <TotalTime>0</TotalTime>
  <ScaleCrop>false</ScaleCrop>
  <LinksUpToDate>false</LinksUpToDate>
  <CharactersWithSpaces>566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2026-04-27T07:31:00Z</dcterms:created>
  <dc:creator>黄镇钦</dc:creator>
  <cp:lastModifiedBy>Shuyi He</cp:lastModifiedBy>
  <cp:lastPrinted>2026-03-19T07:57:00Z</cp:lastPrinted>
  <dcterms:modified xsi:type="dcterms:W3CDTF">2026-10-13T14:04:13Z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2052-12.1.0.29161</vt:lpwstr>
  </property>
  <property fmtid="{D5CDD505-2E9C-101B-9397-08002B2CF9AE}" pid="4" name="ZOTERO_PREF_1">
    <vt:lpwstr>&lt;data data-version="3" zotero-version="7.0.30"&gt;&lt;session id="JAZqmAxy"/&gt;&lt;style id="http://www.zotero.org/styles/engineering-structures" hasBibliography="1" bibliographyStyleHasBeenSet="1"/&gt;&lt;prefs&gt;&lt;pref name="fieldType" value="Field"/&gt;&lt;/prefs&gt;&lt;/data&gt;</vt:lpwstr>
  </property>
  <property fmtid="{D5CDD505-2E9C-101B-9397-08002B2CF9AE}" pid="5" name="MTEquationSection">
    <vt:lpwstr>1</vt:lpwstr>
  </property>
  <property fmtid="{D5CDD505-2E9C-101B-9397-08002B2CF9AE}" pid="6" name="MTEquationNumber2">
    <vt:lpwstr>(#E1)</vt:lpwstr>
  </property>
  <property fmtid="{D5CDD505-2E9C-101B-9397-08002B2CF9AE}" pid="7" name="GrammarlyDocumentId">
    <vt:lpwstr>2aa4fe8c-be11-4414-ac3d-52ac6b4c8bc4</vt:lpwstr>
  </property>
  <property fmtid="{D5CDD505-2E9C-101B-9397-08002B2CF9AE}" pid="8" name="KSOTemplateDocerSaveRecord">
    <vt:lpwstr>eyJoZGlkIjoiYTEwY2NiNDE5MjVjOGQ4ZTg5YTMzNWRjNDZjYWFjMDciLCJ1c2VySWQiOiIxMjQ1OTQxMTEyIn0=</vt:lpwstr>
  </property>
  <property fmtid="{D5CDD505-2E9C-101B-9397-08002B2CF9AE}" pid="9" name="ICV">
    <vt:lpwstr>D00D7A29099D4715AD0F6C580A014710_13</vt:lpwstr>
  </property>
</Properties>
</file>